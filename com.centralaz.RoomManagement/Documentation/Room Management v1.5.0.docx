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167F1" w14:textId="77777777"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14:paraId="322D890E" w14:textId="77777777" w:rsidR="001E2F48" w:rsidRDefault="001E2F48" w:rsidP="000A36B0">
      <w:pPr>
        <w:pStyle w:val="Subtitle"/>
        <w:jc w:val="center"/>
      </w:pPr>
      <w:r>
        <w:t>by</w:t>
      </w:r>
    </w:p>
    <w:p w14:paraId="17EFA558" w14:textId="77777777" w:rsidR="00EA1285" w:rsidRDefault="00EA1285" w:rsidP="00EA1285">
      <w:pPr>
        <w:pStyle w:val="Subtitle"/>
        <w:jc w:val="center"/>
      </w:pPr>
      <w:r>
        <w:t xml:space="preserve">Central Christian Church (AZ) </w:t>
      </w:r>
      <w:r>
        <w:br/>
      </w:r>
      <w:r w:rsidRPr="001E2F48">
        <w:rPr>
          <w:color w:val="5B9BD5" w:themeColor="accent1"/>
          <w:sz w:val="18"/>
        </w:rPr>
        <w:t>www.centralaz.com</w:t>
      </w:r>
    </w:p>
    <w:p w14:paraId="5FA6F0D7" w14:textId="77777777" w:rsidR="00EA1285" w:rsidRDefault="00EA1285" w:rsidP="00EA1285">
      <w:pPr>
        <w:pStyle w:val="Subtitle"/>
        <w:jc w:val="center"/>
      </w:pPr>
      <w:r>
        <w:t xml:space="preserve">with </w:t>
      </w:r>
    </w:p>
    <w:p w14:paraId="22725A13" w14:textId="77777777" w:rsidR="00EA1285" w:rsidRDefault="00EA1285" w:rsidP="00EA1285">
      <w:pPr>
        <w:pStyle w:val="Subtitle"/>
        <w:jc w:val="center"/>
        <w:rPr>
          <w:color w:val="5B9BD5" w:themeColor="accent1"/>
          <w:sz w:val="18"/>
        </w:rPr>
      </w:pPr>
      <w:r>
        <w:t xml:space="preserve">Taylor Cavaletto, BEMA Information Technologies </w:t>
      </w:r>
      <w:r>
        <w:br/>
      </w:r>
      <w:r>
        <w:rPr>
          <w:color w:val="5B9BD5" w:themeColor="accent1"/>
          <w:sz w:val="18"/>
        </w:rPr>
        <w:t>www.bemaservices.com</w:t>
      </w:r>
    </w:p>
    <w:p w14:paraId="17F648F2" w14:textId="77777777" w:rsidR="00EA1285" w:rsidRDefault="00EA1285" w:rsidP="00EA1285">
      <w:pPr>
        <w:pStyle w:val="Subtitle"/>
        <w:jc w:val="center"/>
      </w:pPr>
      <w:r>
        <w:t>(formerly of Bricks and Mortar Studio)</w:t>
      </w:r>
    </w:p>
    <w:p w14:paraId="7EACE1EA" w14:textId="77777777" w:rsidR="00041068" w:rsidRDefault="00041068" w:rsidP="00041068">
      <w:pPr>
        <w:pStyle w:val="Heading1"/>
      </w:pPr>
      <w:r>
        <w:t>Introduction</w:t>
      </w:r>
    </w:p>
    <w:p w14:paraId="4963CA9D" w14:textId="6B9CC3EF" w:rsidR="00041068" w:rsidRDefault="004A3DD2" w:rsidP="00041068">
      <w:r>
        <w:t>So,</w:t>
      </w:r>
      <w:r w:rsidR="00041068">
        <w:t xml:space="preserve"> you’ve gotten the room management plugin. It looks awesome and will help your organization, but you’re a little bit freaked out over all the new stuff. Not</w:t>
      </w:r>
      <w:r w:rsidR="00B006A7">
        <w:t xml:space="preserve"> </w:t>
      </w:r>
      <w:r w:rsidR="00041068">
        <w:t xml:space="preserve">to worry, here’s a quick rundown of the new stuff </w:t>
      </w:r>
      <w:r w:rsidR="00C4096D">
        <w:t xml:space="preserve">pieces </w:t>
      </w:r>
      <w:r w:rsidR="00041068">
        <w:t>that you’ll have access to.</w:t>
      </w:r>
    </w:p>
    <w:p w14:paraId="1460C593" w14:textId="77777777" w:rsidR="00B006A7" w:rsidRDefault="00B006A7" w:rsidP="00B006A7">
      <w:pPr>
        <w:pStyle w:val="Heading1"/>
      </w:pPr>
      <w:r>
        <w:t>Terminology</w:t>
      </w:r>
    </w:p>
    <w:p w14:paraId="5F885864" w14:textId="77777777" w:rsidR="00B006A7" w:rsidRDefault="00150DFF" w:rsidP="00150DFF">
      <w:pPr>
        <w:pStyle w:val="Heading2"/>
      </w:pPr>
      <w:r>
        <w:t>Reservations</w:t>
      </w:r>
    </w:p>
    <w:p w14:paraId="0CB3D2D1" w14:textId="77777777"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14:paraId="69AB5146" w14:textId="77777777" w:rsidR="00150DFF" w:rsidRDefault="00150DFF" w:rsidP="00150DFF">
      <w:pPr>
        <w:pStyle w:val="Heading2"/>
      </w:pPr>
      <w:r>
        <w:t>Locations</w:t>
      </w:r>
    </w:p>
    <w:p w14:paraId="6C59D0DB" w14:textId="055D67DE"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r w:rsidR="003B2A39">
        <w:t>As of 1.4.0, Locations now also have a variety of Layouts that you can configure and select.</w:t>
      </w:r>
    </w:p>
    <w:p w14:paraId="4CAE4703" w14:textId="77777777" w:rsidR="00336C67" w:rsidRDefault="00336C67" w:rsidP="00336C67">
      <w:pPr>
        <w:pStyle w:val="Heading2"/>
      </w:pPr>
      <w:r>
        <w:t>Resources</w:t>
      </w:r>
    </w:p>
    <w:p w14:paraId="54E715D4" w14:textId="77777777"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14:paraId="403D5AC1" w14:textId="77777777" w:rsidR="00631A49" w:rsidRDefault="00041068" w:rsidP="00392858">
      <w:pPr>
        <w:pStyle w:val="Heading1"/>
        <w:pageBreakBefore/>
      </w:pPr>
      <w:r>
        <w:lastRenderedPageBreak/>
        <w:t>Pages</w:t>
      </w:r>
    </w:p>
    <w:p w14:paraId="0CCF77CE" w14:textId="77777777" w:rsidR="00631A49" w:rsidRDefault="00A51AEE" w:rsidP="00631A49">
      <w:pPr>
        <w:pStyle w:val="Heading2"/>
      </w:pPr>
      <w:r>
        <w:t xml:space="preserve">Room Management - </w:t>
      </w:r>
      <w:r w:rsidR="00B006A7">
        <w:t>Main</w:t>
      </w:r>
      <w:r w:rsidR="00041068">
        <w:t xml:space="preserve"> Page</w:t>
      </w:r>
    </w:p>
    <w:p w14:paraId="0E33DD93" w14:textId="1D539CD5"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r w:rsidR="0015397B">
        <w:t>. Let’s go over some of these features below:</w:t>
      </w:r>
    </w:p>
    <w:p w14:paraId="76C80BAB" w14:textId="2BB447C9" w:rsidR="00631A49" w:rsidRDefault="0096192B" w:rsidP="00631A49">
      <w:pPr>
        <w:rPr>
          <w:noProof/>
        </w:rPr>
      </w:pPr>
      <w:r w:rsidRPr="0096192B">
        <w:rPr>
          <w:noProof/>
        </w:rPr>
        <w:t xml:space="preserve"> </w:t>
      </w:r>
      <w:r w:rsidR="0015397B">
        <w:rPr>
          <w:noProof/>
        </w:rPr>
        <w:drawing>
          <wp:inline distT="0" distB="0" distL="0" distR="0" wp14:anchorId="7C183173" wp14:editId="0434BF2B">
            <wp:extent cx="5943600" cy="41484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8455"/>
                    </a:xfrm>
                    <a:prstGeom prst="rect">
                      <a:avLst/>
                    </a:prstGeom>
                  </pic:spPr>
                </pic:pic>
              </a:graphicData>
            </a:graphic>
          </wp:inline>
        </w:drawing>
      </w:r>
    </w:p>
    <w:p w14:paraId="07CA9A70" w14:textId="7DECC381" w:rsidR="0015397B" w:rsidRDefault="0015397B" w:rsidP="0015397B">
      <w:pPr>
        <w:pStyle w:val="ListParagraph"/>
        <w:numPr>
          <w:ilvl w:val="0"/>
          <w:numId w:val="24"/>
        </w:numPr>
      </w:pPr>
      <w:r>
        <w:rPr>
          <w:b/>
          <w:bCs/>
        </w:rPr>
        <w:t>New Reservation:</w:t>
      </w:r>
      <w:r>
        <w:t xml:space="preserve"> This takes you to the Reservation Detail page where you can create new reservations. For more information, see the </w:t>
      </w:r>
      <w:r>
        <w:rPr>
          <w:i/>
          <w:iCs/>
        </w:rPr>
        <w:t>Reservation Detail Page</w:t>
      </w:r>
      <w:r>
        <w:t>.</w:t>
      </w:r>
    </w:p>
    <w:p w14:paraId="181C5803" w14:textId="69F7DD8B" w:rsidR="0015397B" w:rsidRDefault="0015397B" w:rsidP="0015397B">
      <w:pPr>
        <w:pStyle w:val="ListParagraph"/>
        <w:numPr>
          <w:ilvl w:val="0"/>
          <w:numId w:val="24"/>
        </w:numPr>
      </w:pPr>
      <w:r>
        <w:rPr>
          <w:b/>
          <w:bCs/>
        </w:rPr>
        <w:t>Search Reservations:</w:t>
      </w:r>
      <w:r>
        <w:t xml:space="preserve"> This page allows you to find specific reservations. See the </w:t>
      </w:r>
      <w:r>
        <w:rPr>
          <w:i/>
          <w:iCs/>
        </w:rPr>
        <w:t xml:space="preserve">Search Reservations Page </w:t>
      </w:r>
      <w:r>
        <w:t>for more detail.</w:t>
      </w:r>
    </w:p>
    <w:p w14:paraId="64FAFE3A" w14:textId="3C9ECC14" w:rsidR="0015397B" w:rsidRDefault="0015397B" w:rsidP="0015397B">
      <w:pPr>
        <w:pStyle w:val="ListParagraph"/>
        <w:numPr>
          <w:ilvl w:val="0"/>
          <w:numId w:val="24"/>
        </w:numPr>
      </w:pPr>
      <w:r>
        <w:rPr>
          <w:b/>
          <w:bCs/>
        </w:rPr>
        <w:t>Available Resources:</w:t>
      </w:r>
      <w:r>
        <w:t xml:space="preserve"> If you have a specific time you’d like to have an event, this page allows you to find available locations or resources for it. For more information, see the </w:t>
      </w:r>
      <w:r>
        <w:rPr>
          <w:i/>
          <w:iCs/>
        </w:rPr>
        <w:t>Available Resources Page</w:t>
      </w:r>
      <w:r>
        <w:t>.</w:t>
      </w:r>
    </w:p>
    <w:p w14:paraId="3307DD47" w14:textId="395CA93F" w:rsidR="0015397B" w:rsidRDefault="0015397B" w:rsidP="0015397B">
      <w:pPr>
        <w:pStyle w:val="ListParagraph"/>
        <w:numPr>
          <w:ilvl w:val="0"/>
          <w:numId w:val="24"/>
        </w:numPr>
      </w:pPr>
      <w:r>
        <w:rPr>
          <w:b/>
          <w:bCs/>
        </w:rPr>
        <w:t>Admin Tools:</w:t>
      </w:r>
      <w:r>
        <w:t xml:space="preserve"> This page contains links to the Room Management configuration </w:t>
      </w:r>
      <w:r w:rsidR="002741A1">
        <w:t>pages and</w:t>
      </w:r>
      <w:r>
        <w:t xml:space="preserve"> is only visible to people in the </w:t>
      </w:r>
      <w:r>
        <w:rPr>
          <w:b/>
          <w:bCs/>
        </w:rPr>
        <w:t xml:space="preserve">Room Management Administration </w:t>
      </w:r>
      <w:r>
        <w:t xml:space="preserve">or </w:t>
      </w:r>
      <w:r>
        <w:rPr>
          <w:b/>
          <w:bCs/>
        </w:rPr>
        <w:t>Rock Administration</w:t>
      </w:r>
      <w:r>
        <w:t xml:space="preserve"> security roles.</w:t>
      </w:r>
    </w:p>
    <w:p w14:paraId="05568482" w14:textId="3A72D53A" w:rsidR="0015397B" w:rsidRDefault="0015397B" w:rsidP="0015397B">
      <w:pPr>
        <w:pStyle w:val="ListParagraph"/>
        <w:numPr>
          <w:ilvl w:val="0"/>
          <w:numId w:val="24"/>
        </w:numPr>
      </w:pPr>
      <w:r>
        <w:rPr>
          <w:b/>
          <w:bCs/>
        </w:rPr>
        <w:lastRenderedPageBreak/>
        <w:t>Calendar:</w:t>
      </w:r>
      <w:r>
        <w:t xml:space="preserve"> Allows you to easily select dates to view reservations for. You can choose to hide or show the calendar</w:t>
      </w:r>
      <w:r w:rsidR="00D2215C">
        <w:t>, as well as what day the week starts on,</w:t>
      </w:r>
      <w:r>
        <w:t xml:space="preserve"> via block settings.</w:t>
      </w:r>
    </w:p>
    <w:p w14:paraId="500AC3A2" w14:textId="113D778E" w:rsidR="0015397B" w:rsidRDefault="0015397B" w:rsidP="0015397B">
      <w:pPr>
        <w:pStyle w:val="ListParagraph"/>
        <w:numPr>
          <w:ilvl w:val="0"/>
          <w:numId w:val="24"/>
        </w:numPr>
      </w:pPr>
      <w:r>
        <w:rPr>
          <w:b/>
          <w:bCs/>
        </w:rPr>
        <w:t>Filters:</w:t>
      </w:r>
      <w:r>
        <w:t xml:space="preserve"> While the Ministry filter is the only one shown here, there are a variety of filters available for use, including resource, location, and approval status. </w:t>
      </w:r>
      <w:r w:rsidR="00D2215C">
        <w:t>You’re able to configure which ones are shown and how in the block settings.</w:t>
      </w:r>
    </w:p>
    <w:p w14:paraId="7E204EB6" w14:textId="73F44352" w:rsidR="00D2215C" w:rsidRDefault="00D2215C" w:rsidP="0015397B">
      <w:pPr>
        <w:pStyle w:val="ListParagraph"/>
        <w:numPr>
          <w:ilvl w:val="0"/>
          <w:numId w:val="24"/>
        </w:numPr>
      </w:pPr>
      <w:r>
        <w:rPr>
          <w:b/>
          <w:bCs/>
        </w:rPr>
        <w:t>View Mode:</w:t>
      </w:r>
      <w:r>
        <w:t xml:space="preserve"> Here you can switch between viewing reservations for the day, week, month, or even year. While Rock will remember which mode you last used, you can set the default mode, as well as which options are available, in the block settings.</w:t>
      </w:r>
    </w:p>
    <w:p w14:paraId="7CC79A18" w14:textId="59A1AEE2" w:rsidR="00D2215C" w:rsidRDefault="00D2215C" w:rsidP="0015397B">
      <w:pPr>
        <w:pStyle w:val="ListParagraph"/>
        <w:numPr>
          <w:ilvl w:val="0"/>
          <w:numId w:val="24"/>
        </w:numPr>
      </w:pPr>
      <w:r>
        <w:rPr>
          <w:b/>
          <w:bCs/>
        </w:rPr>
        <w:t>Reservation Views:</w:t>
      </w:r>
      <w:r>
        <w:t xml:space="preserve"> 1.4.0 now includes the ability to switch between different views on the main page. This expands the previous versions’ lava template settings. This allows you to, for example, create a calendar view and switch between it and the default list view. Much like Printable Reports, you can configure which ones you see in the block settings and configure the views themselves on the Reservation Views page under Admin Tools. You can switch between them using the dropdown shown here. If only one option is configured to be selectable, the dropdown will be hidden, and the view defaulted to that one view.</w:t>
      </w:r>
    </w:p>
    <w:p w14:paraId="2ABEEAF2" w14:textId="0E909D92" w:rsidR="00D2215C" w:rsidRDefault="0044420A" w:rsidP="0015397B">
      <w:pPr>
        <w:pStyle w:val="ListParagraph"/>
        <w:numPr>
          <w:ilvl w:val="0"/>
          <w:numId w:val="24"/>
        </w:numPr>
      </w:pPr>
      <w:r>
        <w:rPr>
          <w:b/>
          <w:bCs/>
        </w:rPr>
        <w:t xml:space="preserve">My Reservation Toggle: </w:t>
      </w:r>
      <w:r>
        <w:t>Allows the user to switch between viewing all reservations, ones they created / are a contact for, or ones that they are part of the approval process for.</w:t>
      </w:r>
    </w:p>
    <w:p w14:paraId="7DC20990" w14:textId="0195A825" w:rsidR="003E1AAF" w:rsidRDefault="0044420A" w:rsidP="00631A49">
      <w:pPr>
        <w:pStyle w:val="ListParagraph"/>
        <w:numPr>
          <w:ilvl w:val="0"/>
          <w:numId w:val="24"/>
        </w:numPr>
      </w:pPr>
      <w:r>
        <w:rPr>
          <w:b/>
          <w:bCs/>
        </w:rPr>
        <w:t xml:space="preserve">Printable Reports: </w:t>
      </w:r>
      <w:r w:rsidR="003B2A39">
        <w:t xml:space="preserve">1.4.0 </w:t>
      </w:r>
      <w:r>
        <w:t xml:space="preserve">also </w:t>
      </w:r>
      <w:r w:rsidR="003B2A39">
        <w:t xml:space="preserve">allows you to print </w:t>
      </w:r>
      <w:r w:rsidR="003E1AAF">
        <w:t xml:space="preserve">PDF </w:t>
      </w:r>
      <w:r w:rsidR="003B2A39">
        <w:t xml:space="preserve">reports using multiple </w:t>
      </w:r>
      <w:r w:rsidR="003E1AAF">
        <w:t>configurable</w:t>
      </w:r>
      <w:r w:rsidR="003B2A39">
        <w:t xml:space="preserve"> templates, both ones that come out of the box or ones that you or another developer have created. These </w:t>
      </w:r>
      <w:r w:rsidR="00B17E47">
        <w:t>can</w:t>
      </w:r>
      <w:r w:rsidR="003B2A39">
        <w:t xml:space="preserve"> be selected </w:t>
      </w:r>
      <w:r w:rsidR="003E1AAF">
        <w:t>using th</w:t>
      </w:r>
      <w:r>
        <w:t xml:space="preserve">is </w:t>
      </w:r>
      <w:r w:rsidR="003E1AAF">
        <w:t>dropdown. You can configure which reports are selectable in the block settings, and add or modify the reports themselves on the Printable Reports page under Admin Tools.</w:t>
      </w:r>
      <w:r w:rsidR="004D6B0C">
        <w:t xml:space="preserve"> </w:t>
      </w:r>
    </w:p>
    <w:p w14:paraId="2B4C2477" w14:textId="77777777" w:rsidR="0044420A" w:rsidRPr="003E1AAF" w:rsidRDefault="0044420A" w:rsidP="00F115B0">
      <w:pPr>
        <w:pStyle w:val="ListParagraph"/>
      </w:pPr>
    </w:p>
    <w:p w14:paraId="00966BE7" w14:textId="4CDC56A2" w:rsidR="00B006A7" w:rsidRDefault="008D21BA" w:rsidP="00631A49">
      <w:r>
        <w:t xml:space="preserve">Let’s </w:t>
      </w:r>
      <w:r w:rsidR="00B006A7">
        <w:t xml:space="preserve">take a closer look at the registrations when they’re displayed using the default </w:t>
      </w:r>
      <w:r w:rsidR="00096AE6">
        <w:t>Reservation View</w:t>
      </w:r>
      <w:r w:rsidR="004F380A">
        <w:t>. To view or edit any reservation, simply click on its row.</w:t>
      </w:r>
    </w:p>
    <w:p w14:paraId="25B6326B" w14:textId="3BF469C8" w:rsidR="00B006A7" w:rsidRDefault="00B17E47" w:rsidP="00631A49">
      <w:r w:rsidRPr="00B17E47">
        <w:rPr>
          <w:noProof/>
        </w:rPr>
        <w:t xml:space="preserve"> </w:t>
      </w:r>
      <w:r>
        <w:rPr>
          <w:noProof/>
        </w:rPr>
        <w:drawing>
          <wp:inline distT="0" distB="0" distL="0" distR="0" wp14:anchorId="3D719CA8" wp14:editId="391DD2D5">
            <wp:extent cx="5943600" cy="22656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5680"/>
                    </a:xfrm>
                    <a:prstGeom prst="rect">
                      <a:avLst/>
                    </a:prstGeom>
                  </pic:spPr>
                </pic:pic>
              </a:graphicData>
            </a:graphic>
          </wp:inline>
        </w:drawing>
      </w:r>
    </w:p>
    <w:p w14:paraId="59B900DF" w14:textId="77777777" w:rsidR="00B006A7" w:rsidRDefault="00B006A7" w:rsidP="00B006A7">
      <w:pPr>
        <w:pStyle w:val="ListParagraph"/>
        <w:numPr>
          <w:ilvl w:val="0"/>
          <w:numId w:val="4"/>
        </w:numPr>
      </w:pPr>
      <w:r>
        <w:rPr>
          <w:b/>
        </w:rPr>
        <w:t xml:space="preserve">Name: </w:t>
      </w:r>
      <w:r>
        <w:t>The event’s name.</w:t>
      </w:r>
    </w:p>
    <w:p w14:paraId="296353BA" w14:textId="77777777" w:rsidR="00B006A7" w:rsidRDefault="00B006A7" w:rsidP="00B006A7">
      <w:pPr>
        <w:pStyle w:val="ListParagraph"/>
        <w:numPr>
          <w:ilvl w:val="0"/>
          <w:numId w:val="4"/>
        </w:numPr>
      </w:pPr>
      <w:r w:rsidRPr="00B006A7">
        <w:rPr>
          <w:b/>
        </w:rPr>
        <w:t>Event Time:</w:t>
      </w:r>
      <w:r>
        <w:t xml:space="preserve"> The time the event will happen</w:t>
      </w:r>
      <w:r w:rsidR="00A51AEE">
        <w:t>.</w:t>
      </w:r>
    </w:p>
    <w:p w14:paraId="628FC728" w14:textId="77777777"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14:paraId="40D83966" w14:textId="18168511" w:rsidR="00B006A7" w:rsidRDefault="00B006A7" w:rsidP="00B006A7">
      <w:pPr>
        <w:pStyle w:val="ListParagraph"/>
        <w:numPr>
          <w:ilvl w:val="0"/>
          <w:numId w:val="4"/>
        </w:numPr>
      </w:pPr>
      <w:r w:rsidRPr="00B006A7">
        <w:rPr>
          <w:b/>
        </w:rPr>
        <w:lastRenderedPageBreak/>
        <w:t>Locations:</w:t>
      </w:r>
      <w:r>
        <w:t xml:space="preserve"> The locations the reservation will use</w:t>
      </w:r>
      <w:r w:rsidR="00A51AEE">
        <w:t>.</w:t>
      </w:r>
      <w:r w:rsidR="008918BA">
        <w:t xml:space="preserve"> Approved item</w:t>
      </w:r>
      <w:r w:rsidR="004F380A">
        <w:t>s</w:t>
      </w:r>
      <w:r w:rsidR="008918BA">
        <w:t xml:space="preserve"> are shown with a checkmark.</w:t>
      </w:r>
      <w:r w:rsidR="003B2A39">
        <w:t xml:space="preserve"> Locations with Layouts tied to them will have and info circle next to them. Hovering over the circle will display a tooltip giving details about the layout.</w:t>
      </w:r>
    </w:p>
    <w:p w14:paraId="421EDF29" w14:textId="77777777"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14:paraId="35641152" w14:textId="77777777"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14:paraId="5AF94011" w14:textId="77777777"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14:paraId="271BBEBE" w14:textId="77777777"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14:paraId="6E714E72" w14:textId="77777777" w:rsidR="004312B8" w:rsidRDefault="00B006A7" w:rsidP="00392858">
      <w:pPr>
        <w:pStyle w:val="Heading2"/>
        <w:pageBreakBefore/>
      </w:pPr>
      <w:r>
        <w:lastRenderedPageBreak/>
        <w:t>Reservation Detail Page</w:t>
      </w:r>
    </w:p>
    <w:p w14:paraId="0BDB59F0" w14:textId="77777777"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14:paraId="7915FCAA" w14:textId="77777777" w:rsidR="00760418" w:rsidRDefault="00760418" w:rsidP="00760418">
      <w:pPr>
        <w:pStyle w:val="Heading3"/>
      </w:pPr>
      <w:r>
        <w:t>View Mode</w:t>
      </w:r>
    </w:p>
    <w:p w14:paraId="5B8AF39A" w14:textId="1DC72FF5" w:rsidR="00204DA5" w:rsidRPr="00204DA5" w:rsidRDefault="00D806CA" w:rsidP="005D5152">
      <w:r w:rsidRPr="00D806CA">
        <w:rPr>
          <w:noProof/>
        </w:rPr>
        <w:t xml:space="preserve"> </w:t>
      </w:r>
      <w:del w:id="0" w:author="Taylor Cavaletto" w:date="2020-02-13T10:40:00Z">
        <w:r w:rsidR="00ED7B1E" w:rsidDel="0036369D">
          <w:rPr>
            <w:noProof/>
          </w:rPr>
          <w:drawing>
            <wp:inline distT="0" distB="0" distL="0" distR="0" wp14:anchorId="731ED576" wp14:editId="3D15BF76">
              <wp:extent cx="5334000" cy="711827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5972" cy="7134246"/>
                      </a:xfrm>
                      <a:prstGeom prst="rect">
                        <a:avLst/>
                      </a:prstGeom>
                    </pic:spPr>
                  </pic:pic>
                </a:graphicData>
              </a:graphic>
            </wp:inline>
          </w:drawing>
        </w:r>
      </w:del>
      <w:ins w:id="1" w:author="Taylor Cavaletto" w:date="2020-02-13T10:40:00Z">
        <w:r w:rsidR="0036369D">
          <w:rPr>
            <w:noProof/>
          </w:rPr>
          <w:drawing>
            <wp:inline distT="0" distB="0" distL="0" distR="0" wp14:anchorId="7D8791B5" wp14:editId="657DADF5">
              <wp:extent cx="5516149" cy="6883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17779" cy="6885434"/>
                      </a:xfrm>
                      <a:prstGeom prst="rect">
                        <a:avLst/>
                      </a:prstGeom>
                    </pic:spPr>
                  </pic:pic>
                </a:graphicData>
              </a:graphic>
            </wp:inline>
          </w:drawing>
        </w:r>
      </w:ins>
    </w:p>
    <w:p w14:paraId="7CB03FDF" w14:textId="43A7543E" w:rsidR="00631A49" w:rsidRDefault="00760418" w:rsidP="005D5152">
      <w:pPr>
        <w:pStyle w:val="Heading3"/>
      </w:pPr>
      <w:r>
        <w:lastRenderedPageBreak/>
        <w:t>Edit Mode</w:t>
      </w:r>
      <w:r w:rsidR="008918BA">
        <w:br/>
      </w:r>
      <w:r w:rsidR="00737904" w:rsidRPr="00737904">
        <w:rPr>
          <w:noProof/>
        </w:rPr>
        <w:t xml:space="preserve"> </w:t>
      </w:r>
      <w:del w:id="2" w:author="Taylor Cavaletto" w:date="2020-02-13T10:34:00Z">
        <w:r w:rsidR="00ED7B1E" w:rsidDel="0036369D">
          <w:rPr>
            <w:noProof/>
          </w:rPr>
          <w:drawing>
            <wp:inline distT="0" distB="0" distL="0" distR="0" wp14:anchorId="530D69A4" wp14:editId="03C8EAF0">
              <wp:extent cx="5207000" cy="681416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551" cy="6830585"/>
                      </a:xfrm>
                      <a:prstGeom prst="rect">
                        <a:avLst/>
                      </a:prstGeom>
                    </pic:spPr>
                  </pic:pic>
                </a:graphicData>
              </a:graphic>
            </wp:inline>
          </w:drawing>
        </w:r>
      </w:del>
      <w:ins w:id="3" w:author="Taylor Cavaletto" w:date="2020-02-13T10:44:00Z">
        <w:r w:rsidR="0036369D">
          <w:rPr>
            <w:noProof/>
          </w:rPr>
          <w:drawing>
            <wp:inline distT="0" distB="0" distL="0" distR="0" wp14:anchorId="0557988E" wp14:editId="64EC2C8A">
              <wp:extent cx="4728884" cy="7372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4576" cy="7381224"/>
                      </a:xfrm>
                      <a:prstGeom prst="rect">
                        <a:avLst/>
                      </a:prstGeom>
                    </pic:spPr>
                  </pic:pic>
                </a:graphicData>
              </a:graphic>
            </wp:inline>
          </w:drawing>
        </w:r>
      </w:ins>
    </w:p>
    <w:p w14:paraId="108F418E" w14:textId="77777777"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14:paraId="62D29BA8" w14:textId="77777777"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14:paraId="44AA6947" w14:textId="77777777" w:rsidR="00775A82" w:rsidRDefault="00775A82" w:rsidP="00775A82">
      <w:pPr>
        <w:pStyle w:val="ListParagraph"/>
        <w:numPr>
          <w:ilvl w:val="0"/>
          <w:numId w:val="5"/>
        </w:numPr>
      </w:pPr>
      <w:r w:rsidRPr="00927BE8">
        <w:rPr>
          <w:b/>
        </w:rPr>
        <w:lastRenderedPageBreak/>
        <w:t>Schedule:</w:t>
      </w:r>
      <w:r>
        <w:t xml:space="preserve"> The event’s schedule. Whenever this or the setup / cleanup times are changed, the Location and Resource pickers are set to grey out any locations or resources that are unavailable for those times.</w:t>
      </w:r>
    </w:p>
    <w:p w14:paraId="58959C30" w14:textId="77777777"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14:paraId="7E95BDA4" w14:textId="77777777"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14:paraId="51994579" w14:textId="77777777" w:rsidR="00B006A7" w:rsidRDefault="00B006A7" w:rsidP="00B006A7">
      <w:pPr>
        <w:pStyle w:val="ListParagraph"/>
        <w:numPr>
          <w:ilvl w:val="0"/>
          <w:numId w:val="5"/>
        </w:numPr>
      </w:pPr>
      <w:r w:rsidRPr="00B006A7">
        <w:rPr>
          <w:b/>
        </w:rPr>
        <w:t>Campus:</w:t>
      </w:r>
      <w:r>
        <w:t xml:space="preserve"> The campus that the reservation is associated with.</w:t>
      </w:r>
    </w:p>
    <w:p w14:paraId="72AE0BDE" w14:textId="77777777" w:rsidR="00737904" w:rsidRPr="00F115B0" w:rsidRDefault="00B006A7" w:rsidP="00737904">
      <w:pPr>
        <w:pStyle w:val="ListParagraph"/>
        <w:numPr>
          <w:ilvl w:val="0"/>
          <w:numId w:val="5"/>
        </w:numPr>
      </w:pPr>
      <w:r w:rsidRPr="00B006A7">
        <w:rPr>
          <w:b/>
        </w:rPr>
        <w:t>Ministry:</w:t>
      </w:r>
      <w:r>
        <w:t xml:space="preserve"> The ministry that is reserving the locations / resources. You can add to or edit the list of ministries shown here in the Admin Tools.</w:t>
      </w:r>
      <w:r w:rsidR="00737904" w:rsidRPr="00737904">
        <w:rPr>
          <w:b/>
        </w:rPr>
        <w:t xml:space="preserve"> </w:t>
      </w:r>
    </w:p>
    <w:p w14:paraId="266BDAE5" w14:textId="1C012325" w:rsidR="00737904" w:rsidRDefault="00737904" w:rsidP="00737904">
      <w:pPr>
        <w:pStyle w:val="ListParagraph"/>
        <w:numPr>
          <w:ilvl w:val="0"/>
          <w:numId w:val="5"/>
        </w:numPr>
      </w:pPr>
      <w:r w:rsidRPr="00B006A7">
        <w:rPr>
          <w:b/>
        </w:rPr>
        <w:t xml:space="preserve">Number Attending: </w:t>
      </w:r>
      <w:r>
        <w:t>The number of people you expect to attend this event.</w:t>
      </w:r>
    </w:p>
    <w:p w14:paraId="000B0768" w14:textId="0D2F8D59" w:rsidR="00B006A7" w:rsidRDefault="00737904">
      <w:pPr>
        <w:pStyle w:val="ListParagraph"/>
        <w:numPr>
          <w:ilvl w:val="0"/>
          <w:numId w:val="5"/>
        </w:numPr>
      </w:pPr>
      <w:r>
        <w:rPr>
          <w:b/>
        </w:rPr>
        <w:t>Setup Photo</w:t>
      </w:r>
      <w:r w:rsidRPr="00B006A7">
        <w:rPr>
          <w:b/>
        </w:rPr>
        <w:t xml:space="preserve">: </w:t>
      </w:r>
      <w:r>
        <w:t>An optional photo/image showing the room setup for the event.</w:t>
      </w:r>
    </w:p>
    <w:p w14:paraId="4227C918" w14:textId="77777777"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14:paraId="0B5A6CEC" w14:textId="77777777"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14:paraId="08D258D6" w14:textId="77777777" w:rsidR="00737904" w:rsidRDefault="00737904" w:rsidP="00737904">
      <w:pPr>
        <w:pStyle w:val="ListParagraph"/>
        <w:numPr>
          <w:ilvl w:val="0"/>
          <w:numId w:val="5"/>
        </w:numPr>
      </w:pPr>
      <w:r w:rsidRPr="00B006A7">
        <w:rPr>
          <w:b/>
        </w:rPr>
        <w:t>Notes:</w:t>
      </w:r>
      <w:r>
        <w:t xml:space="preserve"> Any additional notes go here.</w:t>
      </w:r>
    </w:p>
    <w:p w14:paraId="27115AA0" w14:textId="51B9C128" w:rsidR="00775A82" w:rsidRDefault="00775A82" w:rsidP="00775A82">
      <w:pPr>
        <w:pStyle w:val="ListParagraph"/>
        <w:numPr>
          <w:ilvl w:val="0"/>
          <w:numId w:val="5"/>
        </w:numPr>
        <w:rPr>
          <w:ins w:id="4" w:author="Taylor Cavaletto" w:date="2020-02-13T10:45:00Z"/>
        </w:rPr>
      </w:pPr>
      <w:r w:rsidRPr="00B006A7">
        <w:rPr>
          <w:b/>
        </w:rPr>
        <w:t>Status:</w:t>
      </w:r>
      <w:r>
        <w:t xml:space="preserve"> The status of the event. By default, this is set to ‘Approved’ unless the location or room has an approval group or if a final approval group is setup (See Security/Approvals for details).</w:t>
      </w:r>
    </w:p>
    <w:p w14:paraId="5E340EB2" w14:textId="22265E72" w:rsidR="00C26FC8" w:rsidRDefault="00C26FC8" w:rsidP="00775A82">
      <w:pPr>
        <w:pStyle w:val="ListParagraph"/>
        <w:numPr>
          <w:ilvl w:val="0"/>
          <w:numId w:val="5"/>
        </w:numPr>
      </w:pPr>
      <w:ins w:id="5" w:author="Taylor Cavaletto" w:date="2020-02-13T10:45:00Z">
        <w:r>
          <w:rPr>
            <w:b/>
          </w:rPr>
          <w:t>Linked Event:</w:t>
        </w:r>
        <w:r>
          <w:rPr>
            <w:b/>
            <w:bCs/>
          </w:rPr>
          <w:t xml:space="preserve"> </w:t>
        </w:r>
        <w:r>
          <w:t xml:space="preserve">If you have an event tied to </w:t>
        </w:r>
      </w:ins>
      <w:ins w:id="6" w:author="Taylor Cavaletto" w:date="2020-02-13T10:46:00Z">
        <w:r>
          <w:t>your reservation, it’ll show up here.</w:t>
        </w:r>
      </w:ins>
    </w:p>
    <w:p w14:paraId="4B36EFCE" w14:textId="301BFB9E" w:rsidR="00096AE6" w:rsidRDefault="00B006A7" w:rsidP="00096AE6">
      <w:pPr>
        <w:pStyle w:val="ListParagraph"/>
        <w:numPr>
          <w:ilvl w:val="0"/>
          <w:numId w:val="5"/>
        </w:numPr>
      </w:pPr>
      <w:r w:rsidRPr="00B006A7">
        <w:rPr>
          <w:b/>
        </w:rPr>
        <w:t>Locations:</w:t>
      </w:r>
      <w:r>
        <w:t xml:space="preserve"> Here you can select the locations</w:t>
      </w:r>
      <w:r w:rsidR="00096AE6">
        <w:t xml:space="preserve"> and location layouts</w:t>
      </w:r>
      <w:r>
        <w:t xml:space="preserve"> you want to reserve for your event. Any locations already reserved for the time slot </w:t>
      </w:r>
      <w:r w:rsidR="008F23FD">
        <w:t>you have</w:t>
      </w:r>
      <w:r>
        <w:t xml:space="preserve"> selected will be greyed out.</w:t>
      </w:r>
      <w:r w:rsidR="00096AE6">
        <w:t xml:space="preserve"> When you choose to add or edit a location, this modal will appear:</w:t>
      </w:r>
    </w:p>
    <w:p w14:paraId="3C90A335" w14:textId="30137E8D" w:rsidR="00737904" w:rsidRDefault="00737904" w:rsidP="00F115B0">
      <w:pPr>
        <w:pStyle w:val="ListParagraph"/>
      </w:pPr>
      <w:r>
        <w:rPr>
          <w:noProof/>
        </w:rPr>
        <w:drawing>
          <wp:inline distT="0" distB="0" distL="0" distR="0" wp14:anchorId="76EAA2DD" wp14:editId="0ACE08E6">
            <wp:extent cx="5429250" cy="293040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6650" cy="2939795"/>
                    </a:xfrm>
                    <a:prstGeom prst="rect">
                      <a:avLst/>
                    </a:prstGeom>
                  </pic:spPr>
                </pic:pic>
              </a:graphicData>
            </a:graphic>
          </wp:inline>
        </w:drawing>
      </w:r>
    </w:p>
    <w:p w14:paraId="10B6F202" w14:textId="752304E2" w:rsidR="00096AE6" w:rsidRDefault="00096AE6" w:rsidP="00F115B0">
      <w:pPr>
        <w:pStyle w:val="ListParagraph"/>
        <w:numPr>
          <w:ilvl w:val="1"/>
          <w:numId w:val="5"/>
        </w:numPr>
      </w:pPr>
      <w:r>
        <w:rPr>
          <w:b/>
        </w:rPr>
        <w:t>Location</w:t>
      </w:r>
      <w:r w:rsidRPr="00900E40">
        <w:rPr>
          <w:b/>
        </w:rPr>
        <w:t>:</w:t>
      </w:r>
      <w:r>
        <w:t xml:space="preserve"> Any reserved locations will be greyed out.</w:t>
      </w:r>
    </w:p>
    <w:p w14:paraId="556EFB83" w14:textId="294DB7C3" w:rsidR="00096AE6" w:rsidRDefault="00096AE6" w:rsidP="00F115B0">
      <w:pPr>
        <w:pStyle w:val="ListParagraph"/>
        <w:numPr>
          <w:ilvl w:val="1"/>
          <w:numId w:val="5"/>
        </w:numPr>
      </w:pPr>
      <w:r>
        <w:rPr>
          <w:b/>
        </w:rPr>
        <w:t>Layout</w:t>
      </w:r>
      <w:r w:rsidRPr="00900E40">
        <w:rPr>
          <w:b/>
        </w:rPr>
        <w:t>:</w:t>
      </w:r>
      <w:r>
        <w:t xml:space="preserve"> If the location has any layouts, they’ll be displayed here for selection. Selecting a layout is optional.</w:t>
      </w:r>
    </w:p>
    <w:p w14:paraId="01435F98" w14:textId="0224AC9A" w:rsidR="00096AE6" w:rsidRDefault="00096AE6" w:rsidP="00F115B0">
      <w:pPr>
        <w:pStyle w:val="ListParagraph"/>
        <w:numPr>
          <w:ilvl w:val="1"/>
          <w:numId w:val="5"/>
        </w:numPr>
      </w:pPr>
      <w:r>
        <w:rPr>
          <w:b/>
        </w:rPr>
        <w:t xml:space="preserve">Save Then Add: </w:t>
      </w:r>
      <w:r>
        <w:t>If you’re adding a lot of resources and locations, click this button to keep the modal open and continue adding new items.</w:t>
      </w:r>
    </w:p>
    <w:p w14:paraId="0CF114B4" w14:textId="77777777"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14:paraId="17B401F4" w14:textId="77777777" w:rsidR="00B006A7" w:rsidRDefault="00B006A7" w:rsidP="00B006A7">
      <w:pPr>
        <w:pStyle w:val="ListParagraph"/>
      </w:pPr>
    </w:p>
    <w:p w14:paraId="6FBBA8D5" w14:textId="789F79CB" w:rsidR="00B006A7" w:rsidRDefault="00737904" w:rsidP="00B006A7">
      <w:pPr>
        <w:pStyle w:val="ListParagraph"/>
      </w:pPr>
      <w:r w:rsidRPr="00737904">
        <w:rPr>
          <w:noProof/>
        </w:rPr>
        <w:lastRenderedPageBreak/>
        <w:t xml:space="preserve"> </w:t>
      </w:r>
      <w:r>
        <w:rPr>
          <w:noProof/>
        </w:rPr>
        <w:drawing>
          <wp:inline distT="0" distB="0" distL="0" distR="0" wp14:anchorId="4690E334" wp14:editId="2D939C8D">
            <wp:extent cx="5353050" cy="28892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9922" cy="2903778"/>
                    </a:xfrm>
                    <a:prstGeom prst="rect">
                      <a:avLst/>
                    </a:prstGeom>
                  </pic:spPr>
                </pic:pic>
              </a:graphicData>
            </a:graphic>
          </wp:inline>
        </w:drawing>
      </w:r>
    </w:p>
    <w:p w14:paraId="0D48E041" w14:textId="77777777"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14:paraId="3FCFCE3E" w14:textId="77777777"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14:paraId="2227F5F2" w14:textId="77777777"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14:paraId="0E96FECD" w14:textId="77777777" w:rsidR="00C26FC8" w:rsidRPr="00C26FC8" w:rsidRDefault="00ED7B1E" w:rsidP="009802F1">
      <w:pPr>
        <w:pStyle w:val="ListParagraph"/>
        <w:numPr>
          <w:ilvl w:val="0"/>
          <w:numId w:val="5"/>
        </w:numPr>
        <w:rPr>
          <w:ins w:id="7" w:author="Taylor Cavaletto" w:date="2020-02-13T10:45:00Z"/>
        </w:rPr>
      </w:pPr>
      <w:r>
        <w:rPr>
          <w:b/>
        </w:rPr>
        <w:t xml:space="preserve">Reservation Attributes: </w:t>
      </w:r>
      <w:r>
        <w:rPr>
          <w:bCs/>
        </w:rPr>
        <w:t>Any attributes configured on the reservation type will appear here.</w:t>
      </w:r>
    </w:p>
    <w:p w14:paraId="43C73C98" w14:textId="1A8F82BB"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14:paraId="7E422A0C" w14:textId="3501FB5E" w:rsidR="00ED7B1E" w:rsidRDefault="00ED7B1E" w:rsidP="009802F1">
      <w:pPr>
        <w:pStyle w:val="ListParagraph"/>
        <w:numPr>
          <w:ilvl w:val="0"/>
          <w:numId w:val="5"/>
        </w:numPr>
        <w:rPr>
          <w:ins w:id="8" w:author="Taylor Cavaletto" w:date="2020-02-13T10:46:00Z"/>
        </w:rPr>
      </w:pPr>
      <w:r>
        <w:rPr>
          <w:b/>
        </w:rPr>
        <w:t>Available Workflows:</w:t>
      </w:r>
      <w:r>
        <w:t xml:space="preserve"> Any workflows configured to be fired manually on the reservation type will appear here.</w:t>
      </w:r>
    </w:p>
    <w:p w14:paraId="28150CF8" w14:textId="2E10BD8E" w:rsidR="00C26FC8" w:rsidRDefault="00C26FC8" w:rsidP="009802F1">
      <w:pPr>
        <w:pStyle w:val="ListParagraph"/>
        <w:numPr>
          <w:ilvl w:val="0"/>
          <w:numId w:val="5"/>
        </w:numPr>
        <w:rPr>
          <w:ins w:id="9" w:author="Taylor Cavaletto" w:date="2020-02-13T10:46:00Z"/>
        </w:rPr>
      </w:pPr>
      <w:ins w:id="10" w:author="Taylor Cavaletto" w:date="2020-02-13T10:46:00Z">
        <w:r>
          <w:rPr>
            <w:b/>
          </w:rPr>
          <w:t>Edit:</w:t>
        </w:r>
        <w:r>
          <w:t xml:space="preserve"> Click this button to edit the reservation</w:t>
        </w:r>
      </w:ins>
    </w:p>
    <w:p w14:paraId="5344C1BC" w14:textId="4682F269" w:rsidR="00C26FC8" w:rsidRDefault="00C26FC8" w:rsidP="009802F1">
      <w:pPr>
        <w:pStyle w:val="ListParagraph"/>
        <w:numPr>
          <w:ilvl w:val="0"/>
          <w:numId w:val="5"/>
        </w:numPr>
        <w:rPr>
          <w:ins w:id="11" w:author="Taylor Cavaletto" w:date="2020-02-13T10:48:00Z"/>
        </w:rPr>
      </w:pPr>
      <w:ins w:id="12" w:author="Taylor Cavaletto" w:date="2020-02-13T10:46:00Z">
        <w:r>
          <w:rPr>
            <w:b/>
          </w:rPr>
          <w:t>Add Event Link:</w:t>
        </w:r>
        <w:r>
          <w:t xml:space="preserve"> If you want to tie </w:t>
        </w:r>
      </w:ins>
      <w:ins w:id="13" w:author="Taylor Cavaletto" w:date="2020-02-13T10:47:00Z">
        <w:r>
          <w:t xml:space="preserve">your reservation to an event, click this button to start the process. For further information see the </w:t>
        </w:r>
        <w:r>
          <w:rPr>
            <w:i/>
            <w:iCs/>
          </w:rPr>
          <w:t xml:space="preserve">Linking Events </w:t>
        </w:r>
        <w:r>
          <w:t>section below</w:t>
        </w:r>
      </w:ins>
    </w:p>
    <w:p w14:paraId="289A8DFF" w14:textId="68BF8C22" w:rsidR="00C26FC8" w:rsidRDefault="00C26FC8" w:rsidP="009802F1">
      <w:pPr>
        <w:pStyle w:val="ListParagraph"/>
        <w:numPr>
          <w:ilvl w:val="0"/>
          <w:numId w:val="5"/>
        </w:numPr>
        <w:rPr>
          <w:ins w:id="14" w:author="Taylor Cavaletto" w:date="2020-02-13T10:49:00Z"/>
        </w:rPr>
      </w:pPr>
      <w:ins w:id="15" w:author="Taylor Cavaletto" w:date="2020-02-13T10:48:00Z">
        <w:r>
          <w:rPr>
            <w:b/>
          </w:rPr>
          <w:t>Delete:</w:t>
        </w:r>
        <w:r>
          <w:t xml:space="preserve"> Click this to d</w:t>
        </w:r>
      </w:ins>
      <w:ins w:id="16" w:author="Taylor Cavaletto" w:date="2020-02-13T10:49:00Z">
        <w:r>
          <w:t>elete the reservation</w:t>
        </w:r>
      </w:ins>
    </w:p>
    <w:p w14:paraId="176FD77C" w14:textId="5D729E4E" w:rsidR="00C26FC8" w:rsidRDefault="00C26FC8" w:rsidP="009802F1">
      <w:pPr>
        <w:pStyle w:val="ListParagraph"/>
        <w:numPr>
          <w:ilvl w:val="0"/>
          <w:numId w:val="5"/>
        </w:numPr>
      </w:pPr>
      <w:ins w:id="17" w:author="Taylor Cavaletto" w:date="2020-02-13T10:49:00Z">
        <w:r>
          <w:rPr>
            <w:b/>
          </w:rPr>
          <w:t>Approval Buttons:</w:t>
        </w:r>
        <w:r>
          <w:t xml:space="preserve"> As of 1.5.0, approval buttons are now o</w:t>
        </w:r>
      </w:ins>
      <w:ins w:id="18" w:author="Taylor Cavaletto" w:date="2020-02-13T10:50:00Z">
        <w:r>
          <w:t xml:space="preserve">n the view mode to improve efficiency. When a reservation has a </w:t>
        </w:r>
        <w:r>
          <w:rPr>
            <w:i/>
            <w:iCs/>
          </w:rPr>
          <w:t>Pending Review</w:t>
        </w:r>
        <w:r>
          <w:t xml:space="preserve"> status, Approve and Deny buttons will be available for the Final Approval Group. At any </w:t>
        </w:r>
      </w:ins>
      <w:ins w:id="19" w:author="Taylor Cavaletto" w:date="2020-02-13T10:51:00Z">
        <w:r>
          <w:t xml:space="preserve">point, the </w:t>
        </w:r>
        <w:r>
          <w:rPr>
            <w:i/>
            <w:iCs/>
          </w:rPr>
          <w:t>Override</w:t>
        </w:r>
        <w:r>
          <w:t xml:space="preserve"> button will be available for Super Admins to override the normal process and mark everything as approved ( See the </w:t>
        </w:r>
        <w:r>
          <w:rPr>
            <w:i/>
            <w:iCs/>
          </w:rPr>
          <w:t>Approval Process</w:t>
        </w:r>
        <w:r>
          <w:t xml:space="preserve"> section for more information.</w:t>
        </w:r>
      </w:ins>
    </w:p>
    <w:p w14:paraId="4D6C7167" w14:textId="77777777" w:rsidR="00965E40" w:rsidRDefault="00965E40" w:rsidP="009802F1">
      <w:pPr>
        <w:pStyle w:val="ListParagraph"/>
        <w:numPr>
          <w:ilvl w:val="0"/>
          <w:numId w:val="5"/>
        </w:numPr>
      </w:pPr>
      <w:r>
        <w:rPr>
          <w:b/>
        </w:rPr>
        <w:t>Copy Reservation</w:t>
      </w:r>
      <w:r w:rsidRPr="005D5152">
        <w:t>:</w:t>
      </w:r>
      <w:r>
        <w:t xml:space="preserve"> This button will create a duplicate of the reservation for you to edit.</w:t>
      </w:r>
    </w:p>
    <w:p w14:paraId="5447629F" w14:textId="77777777" w:rsidR="00965E40" w:rsidRDefault="00965E40" w:rsidP="009802F1">
      <w:pPr>
        <w:pStyle w:val="ListParagraph"/>
        <w:numPr>
          <w:ilvl w:val="0"/>
          <w:numId w:val="5"/>
        </w:numPr>
      </w:pPr>
      <w:r w:rsidRPr="005D5152">
        <w:rPr>
          <w:b/>
        </w:rPr>
        <w:t>Change History:</w:t>
      </w:r>
      <w:r>
        <w:t xml:space="preserve"> Listed here are any changes made to the reservation since it was created. </w:t>
      </w:r>
    </w:p>
    <w:p w14:paraId="519F3E4F" w14:textId="77777777" w:rsidR="00B006A7" w:rsidRDefault="00D20770" w:rsidP="003B27C5">
      <w:pPr>
        <w:pStyle w:val="Heading3"/>
      </w:pPr>
      <w:r>
        <w:t>When Making Reservations</w:t>
      </w:r>
    </w:p>
    <w:p w14:paraId="652640A7" w14:textId="68948430" w:rsidR="00D20770" w:rsidRDefault="00D20770" w:rsidP="003B27C5">
      <w:r>
        <w:t xml:space="preserve">When selecting locations for a </w:t>
      </w:r>
      <w:r w:rsidR="003B27C5" w:rsidRPr="003B27C5">
        <w:rPr>
          <w:i/>
        </w:rPr>
        <w:t>future</w:t>
      </w:r>
      <w:r w:rsidR="003B27C5">
        <w:t xml:space="preserve"> </w:t>
      </w:r>
      <w:r>
        <w:t>reservation, grayed-out items typically indicate the location is already reserved – either directly or indirectly.  For example, if an entire campus has already been reserved, all the buildings and rooms under that campus will be grayed-out.  In this case, selecting a room will provide a message indicating where the reservation conflict exists.</w:t>
      </w:r>
    </w:p>
    <w:p w14:paraId="078B2C59" w14:textId="24A01B60" w:rsidR="00EB5586" w:rsidRDefault="00965E40" w:rsidP="003B27C5">
      <w:r w:rsidRPr="00965E40">
        <w:rPr>
          <w:noProof/>
        </w:rPr>
        <w:lastRenderedPageBreak/>
        <w:t xml:space="preserve"> </w:t>
      </w:r>
      <w:r w:rsidR="00281DEA" w:rsidRPr="00281DEA">
        <w:rPr>
          <w:noProof/>
        </w:rPr>
        <w:t xml:space="preserve"> </w:t>
      </w:r>
      <w:r w:rsidR="00281DEA">
        <w:rPr>
          <w:noProof/>
        </w:rPr>
        <w:drawing>
          <wp:inline distT="0" distB="0" distL="0" distR="0" wp14:anchorId="64558BF6" wp14:editId="7ACB775C">
            <wp:extent cx="5943600" cy="2775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5585"/>
                    </a:xfrm>
                    <a:prstGeom prst="rect">
                      <a:avLst/>
                    </a:prstGeom>
                  </pic:spPr>
                </pic:pic>
              </a:graphicData>
            </a:graphic>
          </wp:inline>
        </w:drawing>
      </w:r>
    </w:p>
    <w:p w14:paraId="01311878" w14:textId="77777777" w:rsidR="003B27C5" w:rsidRDefault="003B27C5" w:rsidP="003B27C5">
      <w:r>
        <w:t xml:space="preserve">The conflicting event name(s) shown in the message can be clicked to view the details about each </w:t>
      </w:r>
      <w:r w:rsidR="00A27731">
        <w:t>reservation</w:t>
      </w:r>
      <w:r>
        <w:t>.</w:t>
      </w:r>
    </w:p>
    <w:p w14:paraId="538467AB" w14:textId="77777777" w:rsidR="004C384B" w:rsidRDefault="004C384B" w:rsidP="003B27C5">
      <w:r>
        <w:t xml:space="preserve">Similarly, resources from other reservations that </w:t>
      </w:r>
      <w:r w:rsidR="00A27731">
        <w:t>conflict with</w:t>
      </w:r>
      <w:r>
        <w:t xml:space="preserve"> the schedule will be shown when adding or editing the resource.</w:t>
      </w:r>
    </w:p>
    <w:p w14:paraId="1989EE2E" w14:textId="5315A89F" w:rsidR="004C384B" w:rsidRDefault="00965E40" w:rsidP="003B27C5">
      <w:r w:rsidRPr="00965E40">
        <w:rPr>
          <w:noProof/>
        </w:rPr>
        <w:t xml:space="preserve"> </w:t>
      </w:r>
      <w:r w:rsidR="00281DEA" w:rsidRPr="00281DEA">
        <w:rPr>
          <w:noProof/>
        </w:rPr>
        <w:t xml:space="preserve"> </w:t>
      </w:r>
      <w:r w:rsidR="00281DEA">
        <w:rPr>
          <w:noProof/>
        </w:rPr>
        <w:drawing>
          <wp:inline distT="0" distB="0" distL="0" distR="0" wp14:anchorId="4927B301" wp14:editId="36251018">
            <wp:extent cx="5943600" cy="1750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50695"/>
                    </a:xfrm>
                    <a:prstGeom prst="rect">
                      <a:avLst/>
                    </a:prstGeom>
                  </pic:spPr>
                </pic:pic>
              </a:graphicData>
            </a:graphic>
          </wp:inline>
        </w:drawing>
      </w:r>
    </w:p>
    <w:p w14:paraId="551D8BE8" w14:textId="77777777" w:rsidR="00C739AF" w:rsidRDefault="00C739AF">
      <w:pPr>
        <w:rPr>
          <w:ins w:id="20" w:author="Taylor Cavaletto" w:date="2020-02-13T11:48:00Z"/>
          <w:rFonts w:asciiTheme="majorHAnsi" w:eastAsiaTheme="majorEastAsia" w:hAnsiTheme="majorHAnsi" w:cstheme="majorBidi"/>
          <w:color w:val="1F4D78" w:themeColor="accent1" w:themeShade="7F"/>
          <w:sz w:val="24"/>
          <w:szCs w:val="24"/>
        </w:rPr>
      </w:pPr>
      <w:ins w:id="21" w:author="Taylor Cavaletto" w:date="2020-02-13T11:48:00Z">
        <w:r>
          <w:br w:type="page"/>
        </w:r>
      </w:ins>
    </w:p>
    <w:p w14:paraId="79655CC4" w14:textId="5966BAEA" w:rsidR="00C26FC8" w:rsidRDefault="00C26FC8" w:rsidP="00C26FC8">
      <w:pPr>
        <w:pStyle w:val="Heading3"/>
        <w:rPr>
          <w:ins w:id="22" w:author="Taylor Cavaletto" w:date="2020-02-13T10:54:00Z"/>
        </w:rPr>
      </w:pPr>
      <w:ins w:id="23" w:author="Taylor Cavaletto" w:date="2020-02-13T10:54:00Z">
        <w:r>
          <w:lastRenderedPageBreak/>
          <w:t>Linking Events</w:t>
        </w:r>
      </w:ins>
    </w:p>
    <w:p w14:paraId="2D6C7AE8" w14:textId="280100C8" w:rsidR="00C26FC8" w:rsidRDefault="00C26FC8" w:rsidP="00C26FC8">
      <w:pPr>
        <w:rPr>
          <w:ins w:id="24" w:author="Taylor Cavaletto" w:date="2020-02-13T11:47:00Z"/>
        </w:rPr>
      </w:pPr>
      <w:ins w:id="25" w:author="Taylor Cavaletto" w:date="2020-02-13T10:54:00Z">
        <w:r>
          <w:t xml:space="preserve">In 1.5.0, you now </w:t>
        </w:r>
      </w:ins>
      <w:ins w:id="26" w:author="Taylor Cavaletto" w:date="2020-02-13T11:16:00Z">
        <w:r w:rsidR="00C7785A">
          <w:t>can</w:t>
        </w:r>
      </w:ins>
      <w:ins w:id="27" w:author="Taylor Cavaletto" w:date="2020-02-13T10:54:00Z">
        <w:r>
          <w:t xml:space="preserve"> link events to your rese</w:t>
        </w:r>
      </w:ins>
      <w:ins w:id="28" w:author="Taylor Cavaletto" w:date="2020-02-13T10:55:00Z">
        <w:r>
          <w:t xml:space="preserve">rvations. </w:t>
        </w:r>
      </w:ins>
      <w:ins w:id="29" w:author="Taylor Cavaletto" w:date="2020-02-13T10:56:00Z">
        <w:r w:rsidR="00C92756">
          <w:t xml:space="preserve">By default you can only link to existing event items, but you can change that in the block settings. We’ll be walking through </w:t>
        </w:r>
      </w:ins>
      <w:ins w:id="30" w:author="Taylor Cavaletto" w:date="2020-02-13T10:57:00Z">
        <w:r w:rsidR="00C92756">
          <w:t xml:space="preserve">creating our own event item. After clicking the ‘Add Event Link’ button, you’ll be taken to </w:t>
        </w:r>
      </w:ins>
      <w:ins w:id="31" w:author="Taylor Cavaletto" w:date="2020-02-13T11:47:00Z">
        <w:r w:rsidR="00C739AF">
          <w:t xml:space="preserve">the page below to fill out Event Item information. This will auto populate with the reservation </w:t>
        </w:r>
      </w:ins>
      <w:ins w:id="32" w:author="Taylor Cavaletto" w:date="2020-02-13T11:48:00Z">
        <w:r w:rsidR="00C739AF">
          <w:t>name, and photo if one exists.</w:t>
        </w:r>
      </w:ins>
    </w:p>
    <w:p w14:paraId="477396D9" w14:textId="698D2882" w:rsidR="00C739AF" w:rsidRDefault="00C739AF" w:rsidP="00C26FC8">
      <w:pPr>
        <w:rPr>
          <w:ins w:id="33" w:author="Taylor Cavaletto" w:date="2020-02-13T11:48:00Z"/>
        </w:rPr>
      </w:pPr>
      <w:ins w:id="34" w:author="Taylor Cavaletto" w:date="2020-02-13T11:47:00Z">
        <w:r>
          <w:rPr>
            <w:noProof/>
          </w:rPr>
          <w:drawing>
            <wp:inline distT="0" distB="0" distL="0" distR="0" wp14:anchorId="29D396D8" wp14:editId="52CE8F92">
              <wp:extent cx="5210175" cy="6445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929" cy="6456194"/>
                      </a:xfrm>
                      <a:prstGeom prst="rect">
                        <a:avLst/>
                      </a:prstGeom>
                    </pic:spPr>
                  </pic:pic>
                </a:graphicData>
              </a:graphic>
            </wp:inline>
          </w:drawing>
        </w:r>
      </w:ins>
    </w:p>
    <w:p w14:paraId="17C04EC2" w14:textId="77777777" w:rsidR="00C739AF" w:rsidRDefault="00C739AF" w:rsidP="00C26FC8">
      <w:pPr>
        <w:rPr>
          <w:ins w:id="35" w:author="Taylor Cavaletto" w:date="2020-02-13T11:50:00Z"/>
        </w:rPr>
      </w:pPr>
    </w:p>
    <w:p w14:paraId="6757EC46" w14:textId="68F19A7B" w:rsidR="00C739AF" w:rsidRDefault="00C739AF" w:rsidP="00C26FC8">
      <w:pPr>
        <w:rPr>
          <w:ins w:id="36" w:author="Taylor Cavaletto" w:date="2020-02-13T11:50:00Z"/>
        </w:rPr>
      </w:pPr>
      <w:ins w:id="37" w:author="Taylor Cavaletto" w:date="2020-02-13T11:48:00Z">
        <w:r>
          <w:lastRenderedPageBreak/>
          <w:t xml:space="preserve">Next you’ll be taken to the Event Item Occurrence screen. This </w:t>
        </w:r>
      </w:ins>
      <w:ins w:id="38" w:author="Taylor Cavaletto" w:date="2020-02-13T11:49:00Z">
        <w:r>
          <w:t>will auto populate the schedule and campus of the occurrence with the reservation’s values:</w:t>
        </w:r>
      </w:ins>
    </w:p>
    <w:p w14:paraId="13D242A8" w14:textId="0F78ABE9" w:rsidR="00C739AF" w:rsidRDefault="00C739AF" w:rsidP="00C26FC8">
      <w:pPr>
        <w:rPr>
          <w:ins w:id="39" w:author="Taylor Cavaletto" w:date="2020-02-13T11:49:00Z"/>
        </w:rPr>
      </w:pPr>
      <w:ins w:id="40" w:author="Taylor Cavaletto" w:date="2020-02-13T11:50:00Z">
        <w:r>
          <w:rPr>
            <w:noProof/>
          </w:rPr>
          <w:drawing>
            <wp:inline distT="0" distB="0" distL="0" distR="0" wp14:anchorId="2367C61D" wp14:editId="1175A2C2">
              <wp:extent cx="5943600" cy="25476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7620"/>
                      </a:xfrm>
                      <a:prstGeom prst="rect">
                        <a:avLst/>
                      </a:prstGeom>
                    </pic:spPr>
                  </pic:pic>
                </a:graphicData>
              </a:graphic>
            </wp:inline>
          </w:drawing>
        </w:r>
      </w:ins>
    </w:p>
    <w:p w14:paraId="60C17C55" w14:textId="6E94E808" w:rsidR="00C739AF" w:rsidRDefault="00C739AF" w:rsidP="00C26FC8">
      <w:pPr>
        <w:rPr>
          <w:ins w:id="41" w:author="Taylor Cavaletto" w:date="2020-02-13T11:50:00Z"/>
        </w:rPr>
      </w:pPr>
      <w:ins w:id="42" w:author="Taylor Cavaletto" w:date="2020-02-13T11:50:00Z">
        <w:r>
          <w:t>Then you’ll see a summary of the event you’re about to create:</w:t>
        </w:r>
      </w:ins>
    </w:p>
    <w:p w14:paraId="61966407" w14:textId="2F7588C7" w:rsidR="00C739AF" w:rsidRDefault="00C739AF" w:rsidP="00C26FC8">
      <w:pPr>
        <w:rPr>
          <w:ins w:id="43" w:author="Taylor Cavaletto" w:date="2020-02-13T11:50:00Z"/>
        </w:rPr>
      </w:pPr>
      <w:ins w:id="44" w:author="Taylor Cavaletto" w:date="2020-02-13T11:50:00Z">
        <w:r>
          <w:rPr>
            <w:noProof/>
          </w:rPr>
          <w:drawing>
            <wp:inline distT="0" distB="0" distL="0" distR="0" wp14:anchorId="6E658EAF" wp14:editId="6CEF329C">
              <wp:extent cx="5943600" cy="156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8450"/>
                      </a:xfrm>
                      <a:prstGeom prst="rect">
                        <a:avLst/>
                      </a:prstGeom>
                    </pic:spPr>
                  </pic:pic>
                </a:graphicData>
              </a:graphic>
            </wp:inline>
          </w:drawing>
        </w:r>
      </w:ins>
    </w:p>
    <w:p w14:paraId="4B0D08BE" w14:textId="60109A62" w:rsidR="00C739AF" w:rsidRDefault="00C739AF" w:rsidP="00C26FC8">
      <w:pPr>
        <w:rPr>
          <w:ins w:id="45" w:author="Taylor Cavaletto" w:date="2020-02-13T11:51:00Z"/>
        </w:rPr>
      </w:pPr>
      <w:ins w:id="46" w:author="Taylor Cavaletto" w:date="2020-02-13T11:51:00Z">
        <w:r>
          <w:t>And finally links to the newly created items:</w:t>
        </w:r>
      </w:ins>
    </w:p>
    <w:p w14:paraId="77FF9A02" w14:textId="3E25257B" w:rsidR="00C739AF" w:rsidRDefault="00C739AF" w:rsidP="00C26FC8">
      <w:pPr>
        <w:rPr>
          <w:ins w:id="47" w:author="Taylor Cavaletto" w:date="2020-02-13T11:51:00Z"/>
        </w:rPr>
      </w:pPr>
      <w:ins w:id="48" w:author="Taylor Cavaletto" w:date="2020-02-13T11:51:00Z">
        <w:r>
          <w:rPr>
            <w:noProof/>
          </w:rPr>
          <w:drawing>
            <wp:inline distT="0" distB="0" distL="0" distR="0" wp14:anchorId="5340D549" wp14:editId="1D61707D">
              <wp:extent cx="5943600" cy="15951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95120"/>
                      </a:xfrm>
                      <a:prstGeom prst="rect">
                        <a:avLst/>
                      </a:prstGeom>
                    </pic:spPr>
                  </pic:pic>
                </a:graphicData>
              </a:graphic>
            </wp:inline>
          </w:drawing>
        </w:r>
      </w:ins>
    </w:p>
    <w:p w14:paraId="30EC4CC9" w14:textId="77777777" w:rsidR="00C739AF" w:rsidRDefault="00C739AF" w:rsidP="00C26FC8">
      <w:pPr>
        <w:rPr>
          <w:ins w:id="49" w:author="Taylor Cavaletto" w:date="2020-02-13T11:52:00Z"/>
        </w:rPr>
      </w:pPr>
    </w:p>
    <w:p w14:paraId="6915D1EF" w14:textId="77777777" w:rsidR="00C739AF" w:rsidRDefault="00C739AF" w:rsidP="00C26FC8">
      <w:pPr>
        <w:rPr>
          <w:ins w:id="50" w:author="Taylor Cavaletto" w:date="2020-02-13T11:52:00Z"/>
        </w:rPr>
      </w:pPr>
    </w:p>
    <w:p w14:paraId="4280DACA" w14:textId="77777777" w:rsidR="00C739AF" w:rsidRDefault="00C739AF" w:rsidP="00C26FC8">
      <w:pPr>
        <w:rPr>
          <w:ins w:id="51" w:author="Taylor Cavaletto" w:date="2020-02-13T11:52:00Z"/>
        </w:rPr>
      </w:pPr>
    </w:p>
    <w:p w14:paraId="604E342B" w14:textId="77777777" w:rsidR="00C739AF" w:rsidRDefault="00C739AF" w:rsidP="00C26FC8">
      <w:pPr>
        <w:rPr>
          <w:ins w:id="52" w:author="Taylor Cavaletto" w:date="2020-02-13T11:52:00Z"/>
        </w:rPr>
      </w:pPr>
    </w:p>
    <w:p w14:paraId="321BB0C2" w14:textId="64565D82" w:rsidR="00C739AF" w:rsidRDefault="00C739AF" w:rsidP="00C26FC8">
      <w:pPr>
        <w:rPr>
          <w:ins w:id="53" w:author="Taylor Cavaletto" w:date="2020-02-13T11:51:00Z"/>
        </w:rPr>
      </w:pPr>
      <w:ins w:id="54" w:author="Taylor Cavaletto" w:date="2020-02-13T11:51:00Z">
        <w:r>
          <w:lastRenderedPageBreak/>
          <w:t>When viewing Event Details, you’ll be able to see a list of reservations tied to the occurrences:</w:t>
        </w:r>
      </w:ins>
    </w:p>
    <w:p w14:paraId="23A153D5" w14:textId="33343DB3" w:rsidR="00C739AF" w:rsidRDefault="00C739AF" w:rsidP="00C26FC8">
      <w:pPr>
        <w:rPr>
          <w:ins w:id="55" w:author="Taylor Cavaletto" w:date="2020-02-13T11:52:00Z"/>
        </w:rPr>
      </w:pPr>
      <w:ins w:id="56" w:author="Taylor Cavaletto" w:date="2020-02-13T11:52:00Z">
        <w:r>
          <w:rPr>
            <w:noProof/>
          </w:rPr>
          <w:drawing>
            <wp:inline distT="0" distB="0" distL="0" distR="0" wp14:anchorId="29D1B244" wp14:editId="6BA4EFFF">
              <wp:extent cx="5943600" cy="2825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25115"/>
                      </a:xfrm>
                      <a:prstGeom prst="rect">
                        <a:avLst/>
                      </a:prstGeom>
                    </pic:spPr>
                  </pic:pic>
                </a:graphicData>
              </a:graphic>
            </wp:inline>
          </w:drawing>
        </w:r>
      </w:ins>
    </w:p>
    <w:p w14:paraId="762FBAF7" w14:textId="739BFA6A" w:rsidR="00C739AF" w:rsidRDefault="00C739AF" w:rsidP="00C26FC8">
      <w:pPr>
        <w:rPr>
          <w:ins w:id="57" w:author="Taylor Cavaletto" w:date="2020-02-13T11:52:00Z"/>
        </w:rPr>
      </w:pPr>
      <w:ins w:id="58" w:author="Taylor Cavaletto" w:date="2020-02-13T11:52:00Z">
        <w:r>
          <w:t>As well as see further details on the Occurrence Detail page:</w:t>
        </w:r>
      </w:ins>
    </w:p>
    <w:p w14:paraId="41E2BC0E" w14:textId="19EFCE15" w:rsidR="00C739AF" w:rsidRPr="00C26FC8" w:rsidRDefault="00C739AF" w:rsidP="00C26FC8">
      <w:pPr>
        <w:rPr>
          <w:ins w:id="59" w:author="Taylor Cavaletto" w:date="2020-02-13T10:54:00Z"/>
          <w:rPrChange w:id="60" w:author="Taylor Cavaletto" w:date="2020-02-13T10:54:00Z">
            <w:rPr>
              <w:ins w:id="61" w:author="Taylor Cavaletto" w:date="2020-02-13T10:54:00Z"/>
            </w:rPr>
          </w:rPrChange>
        </w:rPr>
        <w:pPrChange w:id="62" w:author="Taylor Cavaletto" w:date="2020-02-13T10:54:00Z">
          <w:pPr>
            <w:pStyle w:val="Heading2"/>
            <w:pageBreakBefore/>
          </w:pPr>
        </w:pPrChange>
      </w:pPr>
      <w:ins w:id="63" w:author="Taylor Cavaletto" w:date="2020-02-13T11:53:00Z">
        <w:r>
          <w:rPr>
            <w:noProof/>
          </w:rPr>
          <w:drawing>
            <wp:inline distT="0" distB="0" distL="0" distR="0" wp14:anchorId="1FC1CA4E" wp14:editId="277689F4">
              <wp:extent cx="5943600" cy="4086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6225"/>
                      </a:xfrm>
                      <a:prstGeom prst="rect">
                        <a:avLst/>
                      </a:prstGeom>
                    </pic:spPr>
                  </pic:pic>
                </a:graphicData>
              </a:graphic>
            </wp:inline>
          </w:drawing>
        </w:r>
      </w:ins>
      <w:bookmarkStart w:id="64" w:name="_GoBack"/>
      <w:bookmarkEnd w:id="64"/>
    </w:p>
    <w:p w14:paraId="5B831E98" w14:textId="112FFF64" w:rsidR="004312B8" w:rsidRDefault="00B006A7" w:rsidP="00392858">
      <w:pPr>
        <w:pStyle w:val="Heading2"/>
        <w:pageBreakBefore/>
      </w:pPr>
      <w:r>
        <w:lastRenderedPageBreak/>
        <w:t>Search Reservations Page</w:t>
      </w:r>
    </w:p>
    <w:p w14:paraId="50399CC9" w14:textId="77777777"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14:paraId="4D40B69E" w14:textId="58D8585C" w:rsidR="00B006A7" w:rsidRDefault="00965E40" w:rsidP="004312B8">
      <w:r w:rsidRPr="00965E40">
        <w:rPr>
          <w:noProof/>
        </w:rPr>
        <w:t xml:space="preserve"> </w:t>
      </w:r>
      <w:r w:rsidR="002F2530" w:rsidRPr="002F2530">
        <w:rPr>
          <w:noProof/>
        </w:rPr>
        <w:t xml:space="preserve"> </w:t>
      </w:r>
      <w:r w:rsidR="002F2530">
        <w:rPr>
          <w:noProof/>
        </w:rPr>
        <w:drawing>
          <wp:inline distT="0" distB="0" distL="0" distR="0" wp14:anchorId="1D4BF78E" wp14:editId="2359BA98">
            <wp:extent cx="5943600" cy="4441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41190"/>
                    </a:xfrm>
                    <a:prstGeom prst="rect">
                      <a:avLst/>
                    </a:prstGeom>
                  </pic:spPr>
                </pic:pic>
              </a:graphicData>
            </a:graphic>
          </wp:inline>
        </w:drawing>
      </w:r>
    </w:p>
    <w:p w14:paraId="46AA9EF2" w14:textId="77777777" w:rsidR="00B006A7" w:rsidRDefault="00B006A7" w:rsidP="00B006A7">
      <w:pPr>
        <w:pStyle w:val="Heading2"/>
      </w:pPr>
      <w:r>
        <w:lastRenderedPageBreak/>
        <w:t>Available Resources Page</w:t>
      </w:r>
    </w:p>
    <w:p w14:paraId="1AA071B3" w14:textId="77777777"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14:paraId="183693F5" w14:textId="7382CDB5" w:rsidR="00351DAF" w:rsidRDefault="00965E40" w:rsidP="004312B8">
      <w:r w:rsidRPr="00965E40">
        <w:rPr>
          <w:noProof/>
        </w:rPr>
        <w:t xml:space="preserve"> </w:t>
      </w:r>
      <w:r w:rsidR="002F2530" w:rsidRPr="002F2530">
        <w:rPr>
          <w:noProof/>
        </w:rPr>
        <w:t xml:space="preserve"> </w:t>
      </w:r>
      <w:r w:rsidR="002F2530">
        <w:rPr>
          <w:noProof/>
        </w:rPr>
        <w:drawing>
          <wp:inline distT="0" distB="0" distL="0" distR="0" wp14:anchorId="68B6F9FC" wp14:editId="30B17CEB">
            <wp:extent cx="5086350" cy="6440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4816" cy="6451257"/>
                    </a:xfrm>
                    <a:prstGeom prst="rect">
                      <a:avLst/>
                    </a:prstGeom>
                  </pic:spPr>
                </pic:pic>
              </a:graphicData>
            </a:graphic>
          </wp:inline>
        </w:drawing>
      </w:r>
    </w:p>
    <w:p w14:paraId="00D6CCC3" w14:textId="77777777" w:rsidR="00B006A7" w:rsidRDefault="00B006A7" w:rsidP="00B006A7">
      <w:pPr>
        <w:pStyle w:val="ListParagraph"/>
        <w:numPr>
          <w:ilvl w:val="0"/>
          <w:numId w:val="7"/>
        </w:numPr>
      </w:pPr>
      <w:r>
        <w:rPr>
          <w:b/>
        </w:rPr>
        <w:t xml:space="preserve">Search For: </w:t>
      </w:r>
      <w:r>
        <w:t>Here you can switch between searching for Resources and searching for locations.</w:t>
      </w:r>
    </w:p>
    <w:p w14:paraId="4B7A1581" w14:textId="77777777"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14:paraId="2597C657" w14:textId="77777777" w:rsidR="00F236F3" w:rsidRDefault="006302FD" w:rsidP="00392858">
      <w:pPr>
        <w:pStyle w:val="Heading2"/>
        <w:pageBreakBefore/>
      </w:pPr>
      <w:r>
        <w:lastRenderedPageBreak/>
        <w:t>Admin Tools</w:t>
      </w:r>
    </w:p>
    <w:p w14:paraId="4AA0B9B1" w14:textId="77777777" w:rsidR="006302FD" w:rsidRDefault="00385931" w:rsidP="006302FD">
      <w:pPr>
        <w:rPr>
          <w:noProof/>
        </w:rPr>
      </w:pPr>
      <w:r>
        <w:rPr>
          <w:noProof/>
        </w:rPr>
        <w:t>Here is where you can edit how the Room Management system is set up.</w:t>
      </w:r>
    </w:p>
    <w:p w14:paraId="13009D16" w14:textId="72E1C5BE" w:rsidR="00385931" w:rsidRDefault="002F2530" w:rsidP="006302FD">
      <w:r w:rsidRPr="002F2530">
        <w:rPr>
          <w:noProof/>
        </w:rPr>
        <w:t xml:space="preserve"> </w:t>
      </w:r>
      <w:r>
        <w:rPr>
          <w:noProof/>
        </w:rPr>
        <w:drawing>
          <wp:inline distT="0" distB="0" distL="0" distR="0" wp14:anchorId="490940E8" wp14:editId="59C98635">
            <wp:extent cx="5943600" cy="2170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0430"/>
                    </a:xfrm>
                    <a:prstGeom prst="rect">
                      <a:avLst/>
                    </a:prstGeom>
                  </pic:spPr>
                </pic:pic>
              </a:graphicData>
            </a:graphic>
          </wp:inline>
        </w:drawing>
      </w:r>
    </w:p>
    <w:p w14:paraId="19970A0B" w14:textId="77777777" w:rsidR="00385931" w:rsidRDefault="00385931" w:rsidP="00385931">
      <w:pPr>
        <w:pStyle w:val="ListParagraph"/>
        <w:numPr>
          <w:ilvl w:val="0"/>
          <w:numId w:val="8"/>
        </w:numPr>
      </w:pPr>
      <w:r>
        <w:rPr>
          <w:b/>
        </w:rPr>
        <w:t>Resources:</w:t>
      </w:r>
      <w:r>
        <w:t xml:space="preserve"> Here you can add and edit Resources to Rock.</w:t>
      </w:r>
    </w:p>
    <w:p w14:paraId="5269128D" w14:textId="77777777"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14:paraId="23F97ACC" w14:textId="232E804A" w:rsidR="00C7565D" w:rsidRDefault="00385931" w:rsidP="0076061A">
      <w:pPr>
        <w:pStyle w:val="ListParagraph"/>
        <w:numPr>
          <w:ilvl w:val="0"/>
          <w:numId w:val="8"/>
        </w:numPr>
      </w:pPr>
      <w:r>
        <w:rPr>
          <w:b/>
        </w:rPr>
        <w:t xml:space="preserve">Reservation </w:t>
      </w:r>
      <w:r w:rsidR="00C7565D">
        <w:rPr>
          <w:b/>
        </w:rPr>
        <w:t>Types</w:t>
      </w:r>
      <w:r>
        <w:rPr>
          <w:b/>
        </w:rPr>
        <w:t>:</w:t>
      </w:r>
      <w:r>
        <w:t xml:space="preserve"> Here you can edit how </w:t>
      </w:r>
      <w:r w:rsidR="00C7565D">
        <w:t xml:space="preserve">the reservation types </w:t>
      </w:r>
      <w:r>
        <w:t>are set up.</w:t>
      </w:r>
    </w:p>
    <w:p w14:paraId="49FC52FA" w14:textId="641635B0" w:rsidR="002F2530" w:rsidRPr="0015397B" w:rsidRDefault="002F2530" w:rsidP="0076061A">
      <w:pPr>
        <w:pStyle w:val="ListParagraph"/>
        <w:numPr>
          <w:ilvl w:val="0"/>
          <w:numId w:val="8"/>
        </w:numPr>
      </w:pPr>
      <w:r>
        <w:rPr>
          <w:b/>
        </w:rPr>
        <w:t>Printable Reports:</w:t>
      </w:r>
      <w:r>
        <w:rPr>
          <w:bCs/>
        </w:rPr>
        <w:t xml:space="preserve"> Here you can add and edit the available report templates used to print PDFs</w:t>
      </w:r>
    </w:p>
    <w:p w14:paraId="43169035" w14:textId="1629ED90" w:rsidR="002F2530" w:rsidRPr="0076061A" w:rsidRDefault="002F2530" w:rsidP="0076061A">
      <w:pPr>
        <w:pStyle w:val="ListParagraph"/>
        <w:numPr>
          <w:ilvl w:val="0"/>
          <w:numId w:val="8"/>
        </w:numPr>
      </w:pPr>
      <w:r>
        <w:rPr>
          <w:b/>
        </w:rPr>
        <w:t>Reservation Views:</w:t>
      </w:r>
      <w:r>
        <w:t xml:space="preserve"> Here you can add and edit the available Reservation Views that determine how reservations are displayed on the main page.</w:t>
      </w:r>
    </w:p>
    <w:p w14:paraId="34E8BA34" w14:textId="77777777" w:rsidR="00392858" w:rsidRDefault="00392858" w:rsidP="00951250">
      <w:pPr>
        <w:pStyle w:val="Heading2"/>
        <w:pageBreakBefore/>
      </w:pPr>
      <w:r>
        <w:lastRenderedPageBreak/>
        <w:t>Resource Detail</w:t>
      </w:r>
    </w:p>
    <w:p w14:paraId="5F3C2B6A" w14:textId="77777777" w:rsidR="00392858" w:rsidRPr="00392858" w:rsidRDefault="00392858" w:rsidP="00392858">
      <w:r>
        <w:t>This is the page where you’ll be adding or editing resources.</w:t>
      </w:r>
    </w:p>
    <w:p w14:paraId="225A6923" w14:textId="43C2E35A" w:rsidR="00392858" w:rsidRDefault="002F2530" w:rsidP="00392858">
      <w:r w:rsidRPr="002F2530">
        <w:rPr>
          <w:noProof/>
        </w:rPr>
        <w:t xml:space="preserve"> </w:t>
      </w:r>
      <w:r>
        <w:rPr>
          <w:noProof/>
        </w:rPr>
        <w:drawing>
          <wp:inline distT="0" distB="0" distL="0" distR="0" wp14:anchorId="29A3A3EF" wp14:editId="127D7852">
            <wp:extent cx="5229225" cy="492753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9492" cy="4937214"/>
                    </a:xfrm>
                    <a:prstGeom prst="rect">
                      <a:avLst/>
                    </a:prstGeom>
                  </pic:spPr>
                </pic:pic>
              </a:graphicData>
            </a:graphic>
          </wp:inline>
        </w:drawing>
      </w:r>
    </w:p>
    <w:p w14:paraId="01801F36" w14:textId="77777777" w:rsidR="00392858" w:rsidRDefault="00392858" w:rsidP="00392858">
      <w:pPr>
        <w:pStyle w:val="ListParagraph"/>
        <w:numPr>
          <w:ilvl w:val="0"/>
          <w:numId w:val="15"/>
        </w:numPr>
      </w:pPr>
      <w:r>
        <w:rPr>
          <w:b/>
        </w:rPr>
        <w:t>Name:</w:t>
      </w:r>
      <w:r>
        <w:t xml:space="preserve"> The name of the resource</w:t>
      </w:r>
      <w:r w:rsidR="003206E5">
        <w:t>.</w:t>
      </w:r>
    </w:p>
    <w:p w14:paraId="2B3A16A3" w14:textId="77777777" w:rsidR="003206E5" w:rsidRDefault="003206E5" w:rsidP="00392858">
      <w:pPr>
        <w:pStyle w:val="ListParagraph"/>
        <w:numPr>
          <w:ilvl w:val="0"/>
          <w:numId w:val="15"/>
        </w:numPr>
      </w:pPr>
      <w:r>
        <w:rPr>
          <w:b/>
        </w:rPr>
        <w:t>Category:</w:t>
      </w:r>
      <w:r>
        <w:t xml:space="preserve"> The category the resource falls under.</w:t>
      </w:r>
    </w:p>
    <w:p w14:paraId="6E8331A5" w14:textId="77777777"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14:paraId="3A1488C1" w14:textId="77777777"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14:paraId="40CF3572" w14:textId="77777777" w:rsidR="003206E5" w:rsidRDefault="003206E5" w:rsidP="00392858">
      <w:pPr>
        <w:pStyle w:val="ListParagraph"/>
        <w:numPr>
          <w:ilvl w:val="0"/>
          <w:numId w:val="15"/>
        </w:numPr>
      </w:pPr>
      <w:r>
        <w:rPr>
          <w:b/>
        </w:rPr>
        <w:t xml:space="preserve">Campus: </w:t>
      </w:r>
      <w:r>
        <w:t>If this resource is on a particular campus, specify the campus here.</w:t>
      </w:r>
    </w:p>
    <w:p w14:paraId="68422E61" w14:textId="77777777"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14:paraId="4DFA2285" w14:textId="77777777" w:rsidR="003206E5" w:rsidRDefault="003206E5" w:rsidP="00392858">
      <w:pPr>
        <w:pStyle w:val="ListParagraph"/>
        <w:numPr>
          <w:ilvl w:val="0"/>
          <w:numId w:val="15"/>
        </w:numPr>
      </w:pPr>
      <w:r>
        <w:rPr>
          <w:b/>
        </w:rPr>
        <w:t>Notes:</w:t>
      </w:r>
      <w:r>
        <w:t xml:space="preserve"> Any additional notes on the resource go here.</w:t>
      </w:r>
    </w:p>
    <w:p w14:paraId="100B15A5" w14:textId="77777777"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14:paraId="144A1FCE" w14:textId="11A918AC"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w:t>
      </w:r>
    </w:p>
    <w:p w14:paraId="7AB2D289" w14:textId="77777777" w:rsidR="0077516A" w:rsidRDefault="0077516A" w:rsidP="0077516A">
      <w:pPr>
        <w:pStyle w:val="Heading2"/>
      </w:pPr>
      <w:r>
        <w:lastRenderedPageBreak/>
        <w:t>Reservation Types</w:t>
      </w:r>
    </w:p>
    <w:p w14:paraId="3943D485" w14:textId="1F24352F" w:rsidR="0077516A" w:rsidRPr="0076061A" w:rsidRDefault="0077516A" w:rsidP="005D5152">
      <w:r>
        <w:t xml:space="preserve">Here you can view and add to the configured Reservation Types. </w:t>
      </w:r>
      <w:r w:rsidR="002F2530">
        <w:t>Most</w:t>
      </w:r>
      <w:r w:rsidR="001F009A">
        <w:t xml:space="preserve"> of the settings and configuration for reservations, including approval groups, ministries, and workflows, are set on the reservation type to allow for a more customizable experience.</w:t>
      </w:r>
    </w:p>
    <w:p w14:paraId="7A3CCACE" w14:textId="4B19167A" w:rsidR="0077516A" w:rsidRDefault="002F2530" w:rsidP="0077516A">
      <w:r w:rsidRPr="002F2530">
        <w:rPr>
          <w:noProof/>
        </w:rPr>
        <w:t xml:space="preserve"> </w:t>
      </w:r>
      <w:r>
        <w:rPr>
          <w:noProof/>
        </w:rPr>
        <w:drawing>
          <wp:inline distT="0" distB="0" distL="0" distR="0" wp14:anchorId="1E864E61" wp14:editId="6CC21AF1">
            <wp:extent cx="5943600" cy="2155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55190"/>
                    </a:xfrm>
                    <a:prstGeom prst="rect">
                      <a:avLst/>
                    </a:prstGeom>
                  </pic:spPr>
                </pic:pic>
              </a:graphicData>
            </a:graphic>
          </wp:inline>
        </w:drawing>
      </w:r>
    </w:p>
    <w:p w14:paraId="093D2E89" w14:textId="77777777" w:rsidR="001F009A" w:rsidRDefault="001F009A" w:rsidP="001F009A">
      <w:pPr>
        <w:pStyle w:val="ListParagraph"/>
        <w:numPr>
          <w:ilvl w:val="0"/>
          <w:numId w:val="20"/>
        </w:numPr>
      </w:pPr>
      <w:r>
        <w:rPr>
          <w:b/>
        </w:rPr>
        <w:t xml:space="preserve">Reservation Type: </w:t>
      </w:r>
      <w:r>
        <w:t>Click here to view or edit this reservation type</w:t>
      </w:r>
    </w:p>
    <w:p w14:paraId="0B2EEE40" w14:textId="77777777" w:rsidR="008934E6" w:rsidRDefault="001F009A" w:rsidP="008934E6">
      <w:pPr>
        <w:pStyle w:val="ListParagraph"/>
        <w:numPr>
          <w:ilvl w:val="0"/>
          <w:numId w:val="20"/>
        </w:numPr>
      </w:pPr>
      <w:r>
        <w:rPr>
          <w:b/>
        </w:rPr>
        <w:t xml:space="preserve">Add Reservation Type: </w:t>
      </w:r>
      <w:r>
        <w:t>Click here to add another reservation type.</w:t>
      </w:r>
    </w:p>
    <w:p w14:paraId="43CBEEB6" w14:textId="77777777" w:rsidR="00900E40" w:rsidRDefault="00900E40">
      <w:pPr>
        <w:pStyle w:val="Heading2"/>
      </w:pPr>
      <w:r>
        <w:t xml:space="preserve">Reservation </w:t>
      </w:r>
      <w:r w:rsidR="001F009A">
        <w:t>Type Detail</w:t>
      </w:r>
    </w:p>
    <w:p w14:paraId="0191A1B9" w14:textId="77777777" w:rsidR="004A3DD2" w:rsidRDefault="00900E40">
      <w:pPr>
        <w:keepNext/>
      </w:pPr>
      <w:r>
        <w:t xml:space="preserve">Here you can fine-tune all </w:t>
      </w:r>
      <w:r w:rsidR="001F009A">
        <w:t>the settings for your reservation types</w:t>
      </w:r>
      <w:r w:rsidR="004A3DD2">
        <w:t>, as well as edit security for them.</w:t>
      </w:r>
      <w:r w:rsidR="0097285F">
        <w:t xml:space="preserve"> Editing security on a reservation type</w:t>
      </w:r>
      <w:r w:rsidR="004A3DD2">
        <w:t xml:space="preserve"> focuses on who can edit the reservations, and works as follows:</w:t>
      </w:r>
    </w:p>
    <w:p w14:paraId="4AF5F55F" w14:textId="57B3D0F9" w:rsidR="00900E40" w:rsidRDefault="004A3DD2" w:rsidP="004A3DD2">
      <w:pPr>
        <w:pStyle w:val="ListParagraph"/>
        <w:keepNext/>
        <w:numPr>
          <w:ilvl w:val="0"/>
          <w:numId w:val="21"/>
        </w:numPr>
      </w:pPr>
      <w:r>
        <w:rPr>
          <w:b/>
        </w:rPr>
        <w:t xml:space="preserve">View Access: </w:t>
      </w:r>
      <w:r>
        <w:t xml:space="preserve"> A user can only view these reservations</w:t>
      </w:r>
    </w:p>
    <w:p w14:paraId="58D31C12" w14:textId="77777777" w:rsidR="004A3DD2" w:rsidRDefault="004A3DD2" w:rsidP="004A3DD2">
      <w:pPr>
        <w:pStyle w:val="ListParagraph"/>
        <w:keepNext/>
        <w:numPr>
          <w:ilvl w:val="0"/>
          <w:numId w:val="21"/>
        </w:numPr>
      </w:pPr>
      <w:r>
        <w:rPr>
          <w:b/>
        </w:rPr>
        <w:t>Edit Access:</w:t>
      </w:r>
      <w:r>
        <w:t xml:space="preserve"> A user can create reservations but can only edit reservations that they created or that they are the administrative contact for.</w:t>
      </w:r>
    </w:p>
    <w:p w14:paraId="35E8CCAF" w14:textId="77777777" w:rsidR="004A3DD2" w:rsidRPr="00900E40" w:rsidRDefault="004A3DD2" w:rsidP="00F115B0">
      <w:pPr>
        <w:pStyle w:val="ListParagraph"/>
        <w:keepNext/>
        <w:numPr>
          <w:ilvl w:val="0"/>
          <w:numId w:val="21"/>
        </w:numPr>
      </w:pPr>
      <w:r>
        <w:rPr>
          <w:b/>
        </w:rPr>
        <w:t xml:space="preserve">Administrate Access: </w:t>
      </w:r>
      <w:r>
        <w:t>A user can edit any reservations of this type. By default, people in the Staff and Staff-Like Security Roles have this level of access.</w:t>
      </w:r>
    </w:p>
    <w:p w14:paraId="3F012FDD" w14:textId="77777777" w:rsidR="00D33519" w:rsidRDefault="00D33519" w:rsidP="00900E40"/>
    <w:p w14:paraId="2B960668" w14:textId="467BD77A" w:rsidR="00900E40" w:rsidRDefault="006934BC" w:rsidP="00900E40">
      <w:r w:rsidRPr="006934BC">
        <w:rPr>
          <w:noProof/>
        </w:rPr>
        <w:lastRenderedPageBreak/>
        <w:t xml:space="preserve"> </w:t>
      </w:r>
      <w:del w:id="65" w:author="Taylor Cavaletto" w:date="2020-02-13T11:02:00Z">
        <w:r w:rsidR="008F4857" w:rsidDel="00C92756">
          <w:rPr>
            <w:noProof/>
          </w:rPr>
          <w:drawing>
            <wp:inline distT="0" distB="0" distL="0" distR="0" wp14:anchorId="6FA960DF" wp14:editId="7E213A08">
              <wp:extent cx="4704424" cy="787717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8517" cy="7884029"/>
                      </a:xfrm>
                      <a:prstGeom prst="rect">
                        <a:avLst/>
                      </a:prstGeom>
                    </pic:spPr>
                  </pic:pic>
                </a:graphicData>
              </a:graphic>
            </wp:inline>
          </w:drawing>
        </w:r>
      </w:del>
      <w:ins w:id="66" w:author="Taylor Cavaletto" w:date="2020-02-13T11:02:00Z">
        <w:r w:rsidR="00C92756">
          <w:rPr>
            <w:noProof/>
          </w:rPr>
          <w:drawing>
            <wp:inline distT="0" distB="0" distL="0" distR="0" wp14:anchorId="18062AF4" wp14:editId="3FAA9EFE">
              <wp:extent cx="5297170"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7170" cy="8229600"/>
                      </a:xfrm>
                      <a:prstGeom prst="rect">
                        <a:avLst/>
                      </a:prstGeom>
                    </pic:spPr>
                  </pic:pic>
                </a:graphicData>
              </a:graphic>
            </wp:inline>
          </w:drawing>
        </w:r>
      </w:ins>
    </w:p>
    <w:p w14:paraId="35808472" w14:textId="77777777" w:rsidR="001F009A" w:rsidRDefault="001F009A">
      <w:pPr>
        <w:pStyle w:val="ListParagraph"/>
        <w:numPr>
          <w:ilvl w:val="0"/>
          <w:numId w:val="9"/>
        </w:numPr>
      </w:pPr>
      <w:r>
        <w:rPr>
          <w:b/>
        </w:rPr>
        <w:lastRenderedPageBreak/>
        <w:t xml:space="preserve">Name: </w:t>
      </w:r>
      <w:r>
        <w:t>The Reservation Type’s Name</w:t>
      </w:r>
      <w:r w:rsidR="00EE0025">
        <w:t>.</w:t>
      </w:r>
    </w:p>
    <w:p w14:paraId="1E65D9E4" w14:textId="77777777"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14:paraId="4464B673" w14:textId="77777777" w:rsidR="0076061A" w:rsidRDefault="0076061A">
      <w:pPr>
        <w:pStyle w:val="ListParagraph"/>
        <w:numPr>
          <w:ilvl w:val="0"/>
          <w:numId w:val="9"/>
        </w:numPr>
      </w:pPr>
      <w:r>
        <w:rPr>
          <w:b/>
        </w:rPr>
        <w:t>Icon Css Class:</w:t>
      </w:r>
      <w:r>
        <w:t xml:space="preserve"> The Font Awesome icon representing this Reservation Type</w:t>
      </w:r>
      <w:r w:rsidR="00EE0025">
        <w:t>.</w:t>
      </w:r>
    </w:p>
    <w:p w14:paraId="66B84393" w14:textId="77777777"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r w:rsidR="004A3DD2">
        <w:t xml:space="preserve"> People in this group will have edit access to all reservations of this type.</w:t>
      </w:r>
    </w:p>
    <w:p w14:paraId="46054A86" w14:textId="77777777" w:rsidR="0076061A" w:rsidRDefault="0076061A">
      <w:pPr>
        <w:pStyle w:val="ListParagraph"/>
        <w:numPr>
          <w:ilvl w:val="0"/>
          <w:numId w:val="9"/>
        </w:numPr>
      </w:pPr>
      <w:r>
        <w:rPr>
          <w:b/>
        </w:rPr>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r w:rsidR="004A3DD2">
        <w:t xml:space="preserve"> People in this group will have edit access to all reservations of this type.</w:t>
      </w:r>
    </w:p>
    <w:p w14:paraId="5408D4A4" w14:textId="77777777"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14:paraId="10E745F5" w14:textId="77777777" w:rsidR="00C92756" w:rsidRDefault="00C92756" w:rsidP="00C92756">
      <w:pPr>
        <w:pStyle w:val="ListParagraph"/>
        <w:numPr>
          <w:ilvl w:val="0"/>
          <w:numId w:val="9"/>
        </w:numPr>
        <w:rPr>
          <w:moveTo w:id="67" w:author="Taylor Cavaletto" w:date="2020-02-13T11:03:00Z"/>
        </w:rPr>
      </w:pPr>
      <w:moveToRangeStart w:id="68" w:author="Taylor Cavaletto" w:date="2020-02-13T11:03:00Z" w:name="move32484224"/>
      <w:moveTo w:id="69" w:author="Taylor Cavaletto" w:date="2020-02-13T11:03:00Z">
        <w:r>
          <w:rPr>
            <w:b/>
          </w:rPr>
          <w:t>Is Setup Time Required:</w:t>
        </w:r>
        <w:r>
          <w:t xml:space="preserve"> Whether the setup and cleanup times are required</w:t>
        </w:r>
      </w:moveTo>
    </w:p>
    <w:p w14:paraId="46D7A825" w14:textId="77777777" w:rsidR="00C92756" w:rsidRDefault="00C92756" w:rsidP="00C92756">
      <w:pPr>
        <w:pStyle w:val="ListParagraph"/>
        <w:numPr>
          <w:ilvl w:val="0"/>
          <w:numId w:val="9"/>
        </w:numPr>
        <w:rPr>
          <w:moveTo w:id="70" w:author="Taylor Cavaletto" w:date="2020-02-13T11:03:00Z"/>
        </w:rPr>
      </w:pPr>
      <w:moveToRangeStart w:id="71" w:author="Taylor Cavaletto" w:date="2020-02-13T11:03:00Z" w:name="move32484234"/>
      <w:moveToRangeEnd w:id="68"/>
      <w:moveTo w:id="72" w:author="Taylor Cavaletto" w:date="2020-02-13T11:03:00Z">
        <w:r>
          <w:rPr>
            <w:b/>
          </w:rPr>
          <w:t>Default Setup and Cleanup Time:</w:t>
        </w:r>
        <w:r>
          <w:t xml:space="preserve"> </w:t>
        </w:r>
        <w:r w:rsidRPr="00EE0025">
          <w:t xml:space="preserve">If you wish to default to a </w:t>
        </w:r>
        <w:r>
          <w:t xml:space="preserve">particular </w:t>
        </w:r>
        <w:r w:rsidRPr="00EE0025">
          <w:t>setup and cleanup time, you can supply a value here. (empty or -1 indicates no default value)</w:t>
        </w:r>
        <w:r>
          <w:t>.</w:t>
        </w:r>
      </w:moveTo>
    </w:p>
    <w:p w14:paraId="7D18269E" w14:textId="77777777" w:rsidR="00C92756" w:rsidRDefault="00C92756" w:rsidP="00C92756">
      <w:pPr>
        <w:pStyle w:val="ListParagraph"/>
        <w:numPr>
          <w:ilvl w:val="0"/>
          <w:numId w:val="9"/>
        </w:numPr>
        <w:rPr>
          <w:moveTo w:id="73" w:author="Taylor Cavaletto" w:date="2020-02-13T11:03:00Z"/>
        </w:rPr>
      </w:pPr>
      <w:moveToRangeStart w:id="74" w:author="Taylor Cavaletto" w:date="2020-02-13T11:03:00Z" w:name="move32484245"/>
      <w:moveToRangeEnd w:id="71"/>
      <w:moveTo w:id="75" w:author="Taylor Cavaletto" w:date="2020-02-13T11:03:00Z">
        <w:r>
          <w:rPr>
            <w:b/>
          </w:rPr>
          <w:t>Is Number Attending Required:</w:t>
        </w:r>
        <w:r>
          <w:t xml:space="preserve"> Whether the number of people attending is required.</w:t>
        </w:r>
      </w:moveTo>
    </w:p>
    <w:moveToRangeEnd w:id="74"/>
    <w:p w14:paraId="504807C2" w14:textId="4D520D93" w:rsidR="00C92756" w:rsidRDefault="00C92756">
      <w:pPr>
        <w:pStyle w:val="ListParagraph"/>
        <w:numPr>
          <w:ilvl w:val="0"/>
          <w:numId w:val="9"/>
        </w:numPr>
        <w:rPr>
          <w:ins w:id="76" w:author="Taylor Cavaletto" w:date="2020-02-13T11:08:00Z"/>
        </w:rPr>
      </w:pPr>
      <w:ins w:id="77" w:author="Taylor Cavaletto" w:date="2020-02-13T11:03:00Z">
        <w:r>
          <w:rPr>
            <w:b/>
            <w:bCs/>
          </w:rPr>
          <w:t>Is Reservation B</w:t>
        </w:r>
      </w:ins>
      <w:ins w:id="78" w:author="Taylor Cavaletto" w:date="2020-02-13T11:04:00Z">
        <w:r>
          <w:rPr>
            <w:b/>
            <w:bCs/>
          </w:rPr>
          <w:t xml:space="preserve">ooked On Approval: </w:t>
        </w:r>
        <w:r>
          <w:t>Normally, locations and resources are blocked out from being reserved by other reservations as soon as one is created, and held on to until the reservation is denied. This is a first-come-first-serve</w:t>
        </w:r>
      </w:ins>
      <w:ins w:id="79" w:author="Taylor Cavaletto" w:date="2020-02-13T11:06:00Z">
        <w:r w:rsidR="00C7785A">
          <w:t xml:space="preserve"> system, so we added a new </w:t>
        </w:r>
      </w:ins>
      <w:ins w:id="80" w:author="Taylor Cavaletto" w:date="2020-02-13T11:07:00Z">
        <w:r w:rsidR="00C7785A">
          <w:t xml:space="preserve">feature that only reserves them after the reservation is approved. To ensure no conflicts, the following messages will be displayed </w:t>
        </w:r>
      </w:ins>
      <w:ins w:id="81" w:author="Taylor Cavaletto" w:date="2020-02-13T11:08:00Z">
        <w:r w:rsidR="00C7785A">
          <w:t xml:space="preserve">at the top of the reservation </w:t>
        </w:r>
      </w:ins>
      <w:ins w:id="82" w:author="Taylor Cavaletto" w:date="2020-02-13T11:07:00Z">
        <w:r w:rsidR="00C7785A">
          <w:t>if any occur</w:t>
        </w:r>
      </w:ins>
      <w:ins w:id="83" w:author="Taylor Cavaletto" w:date="2020-02-13T11:08:00Z">
        <w:r w:rsidR="00C7785A">
          <w:t>:</w:t>
        </w:r>
      </w:ins>
    </w:p>
    <w:p w14:paraId="36369950" w14:textId="4D45668C" w:rsidR="00C7785A" w:rsidRDefault="00C7785A" w:rsidP="00C7785A">
      <w:pPr>
        <w:pStyle w:val="ListParagraph"/>
        <w:rPr>
          <w:ins w:id="84" w:author="Taylor Cavaletto" w:date="2020-02-13T11:08:00Z"/>
        </w:rPr>
      </w:pPr>
      <w:ins w:id="85" w:author="Taylor Cavaletto" w:date="2020-02-13T11:08:00Z">
        <w:r>
          <w:rPr>
            <w:noProof/>
          </w:rPr>
          <w:drawing>
            <wp:inline distT="0" distB="0" distL="0" distR="0" wp14:anchorId="19345E0D" wp14:editId="34B63614">
              <wp:extent cx="5943600" cy="2258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58695"/>
                      </a:xfrm>
                      <a:prstGeom prst="rect">
                        <a:avLst/>
                      </a:prstGeom>
                    </pic:spPr>
                  </pic:pic>
                </a:graphicData>
              </a:graphic>
            </wp:inline>
          </w:drawing>
        </w:r>
      </w:ins>
    </w:p>
    <w:p w14:paraId="7A7BD50F" w14:textId="3E0C6C62" w:rsidR="00C7785A" w:rsidRDefault="00C7785A" w:rsidP="00C7785A">
      <w:pPr>
        <w:pStyle w:val="ListParagraph"/>
        <w:numPr>
          <w:ilvl w:val="1"/>
          <w:numId w:val="9"/>
        </w:numPr>
        <w:rPr>
          <w:ins w:id="86" w:author="Taylor Cavaletto" w:date="2020-02-13T11:11:00Z"/>
        </w:rPr>
      </w:pPr>
      <w:ins w:id="87" w:author="Taylor Cavaletto" w:date="2020-02-13T11:08:00Z">
        <w:r>
          <w:t>The Red</w:t>
        </w:r>
      </w:ins>
      <w:ins w:id="88" w:author="Taylor Cavaletto" w:date="2020-02-13T11:11:00Z">
        <w:r>
          <w:t xml:space="preserve"> notification box will list all locations / resources that are part of an approved reservation, and need to be removed from yours</w:t>
        </w:r>
      </w:ins>
    </w:p>
    <w:p w14:paraId="7DA6D060" w14:textId="66D83334" w:rsidR="00C7785A" w:rsidRPr="00C92756" w:rsidRDefault="00C7785A" w:rsidP="00C7785A">
      <w:pPr>
        <w:pStyle w:val="ListParagraph"/>
        <w:numPr>
          <w:ilvl w:val="1"/>
          <w:numId w:val="9"/>
        </w:numPr>
        <w:rPr>
          <w:ins w:id="89" w:author="Taylor Cavaletto" w:date="2020-02-13T11:03:00Z"/>
          <w:rPrChange w:id="90" w:author="Taylor Cavaletto" w:date="2020-02-13T11:03:00Z">
            <w:rPr>
              <w:ins w:id="91" w:author="Taylor Cavaletto" w:date="2020-02-13T11:03:00Z"/>
              <w:b/>
            </w:rPr>
          </w:rPrChange>
        </w:rPr>
        <w:pPrChange w:id="92" w:author="Taylor Cavaletto" w:date="2020-02-13T11:08:00Z">
          <w:pPr>
            <w:pStyle w:val="ListParagraph"/>
            <w:numPr>
              <w:numId w:val="9"/>
            </w:numPr>
            <w:ind w:hanging="360"/>
          </w:pPr>
        </w:pPrChange>
      </w:pPr>
      <w:ins w:id="93" w:author="Taylor Cavaletto" w:date="2020-02-13T11:11:00Z">
        <w:r>
          <w:t xml:space="preserve">The Yellow </w:t>
        </w:r>
      </w:ins>
      <w:ins w:id="94" w:author="Taylor Cavaletto" w:date="2020-02-13T11:12:00Z">
        <w:r>
          <w:t xml:space="preserve">notification box lists other unapproved reservations that want to book the same </w:t>
        </w:r>
      </w:ins>
      <w:ins w:id="95" w:author="Taylor Cavaletto" w:date="2020-02-13T11:15:00Z">
        <w:r>
          <w:t>location / resource for the same time. This is mostly for the benefit of the Final Approval Team.</w:t>
        </w:r>
      </w:ins>
    </w:p>
    <w:p w14:paraId="71D268DF" w14:textId="228E8318"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14:paraId="300E364A" w14:textId="73D2E7EB" w:rsidR="00EE0025" w:rsidDel="00C92756" w:rsidRDefault="00EE0025">
      <w:pPr>
        <w:pStyle w:val="ListParagraph"/>
        <w:numPr>
          <w:ilvl w:val="0"/>
          <w:numId w:val="9"/>
        </w:numPr>
        <w:rPr>
          <w:moveFrom w:id="96" w:author="Taylor Cavaletto" w:date="2020-02-13T11:03:00Z"/>
        </w:rPr>
      </w:pPr>
      <w:moveFromRangeStart w:id="97" w:author="Taylor Cavaletto" w:date="2020-02-13T11:03:00Z" w:name="move32484245"/>
      <w:moveFrom w:id="98" w:author="Taylor Cavaletto" w:date="2020-02-13T11:03:00Z">
        <w:r w:rsidDel="00C92756">
          <w:rPr>
            <w:b/>
          </w:rPr>
          <w:t>Is Number Attending Required:</w:t>
        </w:r>
        <w:r w:rsidDel="00C92756">
          <w:t xml:space="preserve"> Whether the number of people attending is required.</w:t>
        </w:r>
      </w:moveFrom>
    </w:p>
    <w:moveFromRangeEnd w:id="97"/>
    <w:p w14:paraId="2C45715A" w14:textId="77777777" w:rsidR="00EE0025" w:rsidRDefault="00EE0025">
      <w:pPr>
        <w:pStyle w:val="ListParagraph"/>
        <w:numPr>
          <w:ilvl w:val="0"/>
          <w:numId w:val="9"/>
        </w:numPr>
      </w:pPr>
      <w:r>
        <w:rPr>
          <w:b/>
        </w:rPr>
        <w:t>Are Contact Details Required:</w:t>
      </w:r>
      <w:r>
        <w:t xml:space="preserve"> Whether the Event Contact and Administrative Contact details are required.</w:t>
      </w:r>
    </w:p>
    <w:p w14:paraId="7F1A5392" w14:textId="67AA7214" w:rsidR="00EE0025" w:rsidDel="00C92756" w:rsidRDefault="00EE0025">
      <w:pPr>
        <w:pStyle w:val="ListParagraph"/>
        <w:numPr>
          <w:ilvl w:val="0"/>
          <w:numId w:val="9"/>
        </w:numPr>
        <w:rPr>
          <w:moveFrom w:id="99" w:author="Taylor Cavaletto" w:date="2020-02-13T11:03:00Z"/>
        </w:rPr>
      </w:pPr>
      <w:moveFromRangeStart w:id="100" w:author="Taylor Cavaletto" w:date="2020-02-13T11:03:00Z" w:name="move32484224"/>
      <w:moveFrom w:id="101" w:author="Taylor Cavaletto" w:date="2020-02-13T11:03:00Z">
        <w:r w:rsidDel="00C92756">
          <w:rPr>
            <w:b/>
          </w:rPr>
          <w:t>Is Setup Time Required:</w:t>
        </w:r>
        <w:r w:rsidDel="00C92756">
          <w:t xml:space="preserve"> Whether the setup and cleanup times are required</w:t>
        </w:r>
      </w:moveFrom>
    </w:p>
    <w:p w14:paraId="30050BFD" w14:textId="4AEB7AED" w:rsidR="00EE0025" w:rsidDel="00C92756" w:rsidRDefault="00EE0025">
      <w:pPr>
        <w:pStyle w:val="ListParagraph"/>
        <w:numPr>
          <w:ilvl w:val="0"/>
          <w:numId w:val="9"/>
        </w:numPr>
        <w:rPr>
          <w:moveFrom w:id="102" w:author="Taylor Cavaletto" w:date="2020-02-13T11:03:00Z"/>
        </w:rPr>
      </w:pPr>
      <w:moveFromRangeStart w:id="103" w:author="Taylor Cavaletto" w:date="2020-02-13T11:03:00Z" w:name="move32484234"/>
      <w:moveFromRangeEnd w:id="100"/>
      <w:moveFrom w:id="104" w:author="Taylor Cavaletto" w:date="2020-02-13T11:03:00Z">
        <w:r w:rsidDel="00C92756">
          <w:rPr>
            <w:b/>
          </w:rPr>
          <w:t>Default Setup and Cleanup Time:</w:t>
        </w:r>
        <w:r w:rsidDel="00C92756">
          <w:t xml:space="preserve"> </w:t>
        </w:r>
        <w:r w:rsidRPr="00EE0025" w:rsidDel="00C92756">
          <w:t xml:space="preserve">If you wish to default to a </w:t>
        </w:r>
        <w:r w:rsidR="008934E6" w:rsidDel="00C92756">
          <w:t xml:space="preserve">particular </w:t>
        </w:r>
        <w:r w:rsidR="008934E6" w:rsidRPr="00EE0025" w:rsidDel="00C92756">
          <w:t>setup</w:t>
        </w:r>
        <w:r w:rsidRPr="00EE0025" w:rsidDel="00C92756">
          <w:t xml:space="preserve"> and cleanup time, you can supply a value here. (empty or -1 indicates no default value)</w:t>
        </w:r>
        <w:r w:rsidDel="00C92756">
          <w:t>.</w:t>
        </w:r>
      </w:moveFrom>
    </w:p>
    <w:moveFromRangeEnd w:id="103"/>
    <w:p w14:paraId="714D428C" w14:textId="0DA5C3C6" w:rsidR="008F4857" w:rsidRPr="00F115B0" w:rsidRDefault="008F4857">
      <w:pPr>
        <w:pStyle w:val="ListParagraph"/>
        <w:numPr>
          <w:ilvl w:val="0"/>
          <w:numId w:val="9"/>
        </w:numPr>
      </w:pPr>
      <w:r>
        <w:rPr>
          <w:b/>
        </w:rPr>
        <w:t xml:space="preserve">Reservation Attributes: </w:t>
      </w:r>
      <w:r>
        <w:rPr>
          <w:bCs/>
        </w:rPr>
        <w:t>Here you can edit any additional fields you want on all of your reservations.</w:t>
      </w:r>
    </w:p>
    <w:p w14:paraId="4CA9BDCE" w14:textId="156C2828" w:rsidR="00900E40" w:rsidRDefault="00900E40">
      <w:pPr>
        <w:pStyle w:val="ListParagraph"/>
        <w:numPr>
          <w:ilvl w:val="0"/>
          <w:numId w:val="9"/>
        </w:numPr>
      </w:pPr>
      <w:r>
        <w:rPr>
          <w:b/>
        </w:rPr>
        <w:lastRenderedPageBreak/>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14:paraId="26E359F6" w14:textId="77777777"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14:paraId="5F97BEB7" w14:textId="77777777" w:rsidR="00247851" w:rsidRDefault="00247851" w:rsidP="00247851">
      <w:pPr>
        <w:pStyle w:val="Heading2"/>
        <w:pageBreakBefore/>
      </w:pPr>
      <w:r>
        <w:lastRenderedPageBreak/>
        <w:t>Location Detail</w:t>
      </w:r>
    </w:p>
    <w:p w14:paraId="5B7C6485" w14:textId="77777777" w:rsidR="00247851" w:rsidRDefault="00247851" w:rsidP="00247851">
      <w:r>
        <w:t>This is the Core Rock Location Detail page. On this page, we’ve added some new features:</w:t>
      </w:r>
    </w:p>
    <w:p w14:paraId="4E292DB0" w14:textId="77777777" w:rsidR="00247851" w:rsidRDefault="00247851" w:rsidP="00247851">
      <w:r w:rsidRPr="006934BC">
        <w:rPr>
          <w:noProof/>
        </w:rPr>
        <w:t xml:space="preserve"> </w:t>
      </w:r>
      <w:r>
        <w:rPr>
          <w:noProof/>
        </w:rPr>
        <w:drawing>
          <wp:inline distT="0" distB="0" distL="0" distR="0" wp14:anchorId="62C18E24" wp14:editId="3676EC4C">
            <wp:extent cx="4531244" cy="54578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7349" cy="5465178"/>
                    </a:xfrm>
                    <a:prstGeom prst="rect">
                      <a:avLst/>
                    </a:prstGeom>
                  </pic:spPr>
                </pic:pic>
              </a:graphicData>
            </a:graphic>
          </wp:inline>
        </w:drawing>
      </w:r>
    </w:p>
    <w:p w14:paraId="1CCA9DF1" w14:textId="77777777" w:rsidR="00247851" w:rsidRDefault="00247851" w:rsidP="00247851">
      <w:pPr>
        <w:pStyle w:val="ListParagraph"/>
        <w:numPr>
          <w:ilvl w:val="0"/>
          <w:numId w:val="17"/>
        </w:numPr>
      </w:pPr>
      <w:r>
        <w:rPr>
          <w:b/>
        </w:rPr>
        <w:t>Approval Group:</w:t>
      </w:r>
      <w:r>
        <w:t xml:space="preserve">  If this location requires its own approval, add the group in charge of that here.</w:t>
      </w:r>
    </w:p>
    <w:p w14:paraId="2419FAB3" w14:textId="77777777" w:rsidR="00247851" w:rsidRDefault="00247851" w:rsidP="00247851">
      <w:pPr>
        <w:pStyle w:val="ListParagraph"/>
        <w:numPr>
          <w:ilvl w:val="0"/>
          <w:numId w:val="17"/>
        </w:numPr>
      </w:pPr>
      <w:r>
        <w:rPr>
          <w:b/>
        </w:rPr>
        <w:t>Location Layouts:</w:t>
      </w:r>
      <w:r>
        <w:t xml:space="preserve"> Here you can add or edit layouts to locations for selection on reservations. Be careful to only have one default layout if you are setting defaults, as the plugin will grab the first default layout there is.</w:t>
      </w:r>
    </w:p>
    <w:p w14:paraId="13B357D5" w14:textId="77777777" w:rsidR="00247851" w:rsidRDefault="00247851" w:rsidP="00247851">
      <w:pPr>
        <w:pStyle w:val="ListParagraph"/>
        <w:numPr>
          <w:ilvl w:val="0"/>
          <w:numId w:val="17"/>
        </w:numPr>
      </w:pPr>
      <w:r>
        <w:rPr>
          <w:b/>
        </w:rPr>
        <w:t xml:space="preserve">Reservation Questions: </w:t>
      </w:r>
      <w:r>
        <w:t>Any additional questions you want answered when someone reserves this location can be added here. You can specify what field type you would like the answer to be. Be sure to specify ‘Required’ if you want them to be required questions.</w:t>
      </w:r>
    </w:p>
    <w:p w14:paraId="538472B6" w14:textId="3273B1A9" w:rsidR="0050680A" w:rsidRPr="00392858" w:rsidRDefault="00247851" w:rsidP="00AB7353">
      <w:pPr>
        <w:pStyle w:val="ListParagraph"/>
        <w:numPr>
          <w:ilvl w:val="0"/>
          <w:numId w:val="17"/>
        </w:numPr>
      </w:pPr>
      <w:r>
        <w:rPr>
          <w:b/>
        </w:rPr>
        <w:t>Copy Questions From:</w:t>
      </w:r>
      <w:r>
        <w:t xml:space="preserve"> This button lets you copy a set of questions from another location or resource to this location.</w:t>
      </w:r>
    </w:p>
    <w:p w14:paraId="078AAC15" w14:textId="77777777" w:rsidR="00113798" w:rsidRDefault="00113798" w:rsidP="00113798">
      <w:pPr>
        <w:pStyle w:val="Heading2"/>
        <w:pageBreakBefore/>
      </w:pPr>
      <w:r>
        <w:lastRenderedPageBreak/>
        <w:t>Printable Reports</w:t>
      </w:r>
    </w:p>
    <w:p w14:paraId="6DF8619D" w14:textId="424FAF8F" w:rsidR="00113798" w:rsidRDefault="00113798" w:rsidP="00113798">
      <w:r>
        <w:t xml:space="preserve">This page allows you to create new Printable Reports. These dictate what the PDFs that you print will look </w:t>
      </w:r>
      <w:r w:rsidRPr="00B17E47">
        <w:t>like.</w:t>
      </w:r>
      <w:r w:rsidR="00B17E47" w:rsidRPr="00B17E47">
        <w:t xml:space="preserve"> </w:t>
      </w:r>
      <w:r w:rsidR="00B17E47" w:rsidRPr="00F115B0">
        <w:t>There are several configurable settings for the printable. For example, you can change the logo that appears in the printed reports. You can also choose which template to use when printing or create your own using the new Lava Template.</w:t>
      </w:r>
      <w:r w:rsidR="00B17E47">
        <w:t xml:space="preserve"> </w:t>
      </w:r>
    </w:p>
    <w:p w14:paraId="6CC5C8E1" w14:textId="77777777" w:rsidR="00113798" w:rsidRDefault="00113798" w:rsidP="00113798">
      <w:pPr>
        <w:rPr>
          <w:noProof/>
        </w:rPr>
      </w:pPr>
      <w:r w:rsidRPr="006934BC">
        <w:rPr>
          <w:noProof/>
        </w:rPr>
        <w:t xml:space="preserve"> </w:t>
      </w:r>
      <w:r>
        <w:rPr>
          <w:noProof/>
        </w:rPr>
        <w:drawing>
          <wp:inline distT="0" distB="0" distL="0" distR="0" wp14:anchorId="2B9FB642" wp14:editId="291FD513">
            <wp:extent cx="5133975" cy="534405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36986" cy="5347185"/>
                    </a:xfrm>
                    <a:prstGeom prst="rect">
                      <a:avLst/>
                    </a:prstGeom>
                  </pic:spPr>
                </pic:pic>
              </a:graphicData>
            </a:graphic>
          </wp:inline>
        </w:drawing>
      </w:r>
    </w:p>
    <w:p w14:paraId="7AB861E3" w14:textId="77777777" w:rsidR="00113798" w:rsidRDefault="00113798" w:rsidP="00113798">
      <w:r>
        <w:rPr>
          <w:noProof/>
        </w:rPr>
        <w:t>Each Printable Report consists of several Attributes:</w:t>
      </w:r>
    </w:p>
    <w:p w14:paraId="0E902EF0" w14:textId="77777777" w:rsidR="00113798" w:rsidRDefault="00113798" w:rsidP="00113798">
      <w:pPr>
        <w:pStyle w:val="ListParagraph"/>
        <w:numPr>
          <w:ilvl w:val="0"/>
          <w:numId w:val="22"/>
        </w:numPr>
      </w:pPr>
      <w:r>
        <w:rPr>
          <w:b/>
        </w:rPr>
        <w:t>Report Template:</w:t>
      </w:r>
      <w:r>
        <w:t xml:space="preserve">  This is the template your report uses. For more information on this, take a look at the </w:t>
      </w:r>
      <w:r>
        <w:rPr>
          <w:i/>
          <w:iCs/>
        </w:rPr>
        <w:t>Report Templates</w:t>
      </w:r>
      <w:r>
        <w:t xml:space="preserve"> section below. Generally if you’re creating your own Printable Report you’ll use the Lava Template.</w:t>
      </w:r>
    </w:p>
    <w:p w14:paraId="4C656F33" w14:textId="77777777" w:rsidR="00113798" w:rsidRDefault="00113798" w:rsidP="00113798">
      <w:pPr>
        <w:pStyle w:val="ListParagraph"/>
        <w:numPr>
          <w:ilvl w:val="0"/>
          <w:numId w:val="22"/>
        </w:numPr>
      </w:pPr>
      <w:r>
        <w:rPr>
          <w:b/>
        </w:rPr>
        <w:t>Report Font:</w:t>
      </w:r>
      <w:r>
        <w:t xml:space="preserve"> This is the font the report will use</w:t>
      </w:r>
    </w:p>
    <w:p w14:paraId="6A67D257" w14:textId="77777777" w:rsidR="00113798" w:rsidRDefault="00113798" w:rsidP="00113798">
      <w:pPr>
        <w:pStyle w:val="ListParagraph"/>
        <w:numPr>
          <w:ilvl w:val="0"/>
          <w:numId w:val="22"/>
        </w:numPr>
      </w:pPr>
      <w:r>
        <w:rPr>
          <w:b/>
        </w:rPr>
        <w:t>Report Logo:</w:t>
      </w:r>
      <w:r>
        <w:t xml:space="preserve"> This is the logo url the report will use</w:t>
      </w:r>
    </w:p>
    <w:p w14:paraId="2BFD3324" w14:textId="77777777" w:rsidR="00113798" w:rsidRDefault="00113798" w:rsidP="00113798">
      <w:pPr>
        <w:pStyle w:val="ListParagraph"/>
        <w:numPr>
          <w:ilvl w:val="0"/>
          <w:numId w:val="22"/>
        </w:numPr>
      </w:pPr>
      <w:r w:rsidRPr="00A86F03">
        <w:rPr>
          <w:b/>
        </w:rPr>
        <w:t xml:space="preserve">Lava: </w:t>
      </w:r>
      <w:r>
        <w:rPr>
          <w:bCs/>
        </w:rPr>
        <w:t>If you’ve selected the Lava Template, this is where you’ll place the lava that will be used.</w:t>
      </w:r>
    </w:p>
    <w:p w14:paraId="57F69C6F" w14:textId="6D7CCB49" w:rsidR="00113798" w:rsidRDefault="00113798" w:rsidP="00113798">
      <w:pPr>
        <w:pStyle w:val="Heading2"/>
        <w:pageBreakBefore/>
      </w:pPr>
      <w:r>
        <w:lastRenderedPageBreak/>
        <w:t>Reservation Views</w:t>
      </w:r>
    </w:p>
    <w:p w14:paraId="2ADC2445" w14:textId="200B12E2" w:rsidR="00113798" w:rsidRDefault="00113798" w:rsidP="00113798">
      <w:r>
        <w:t>This page allows you to create new Reservation Views. These dictate how reservations are displayed on the main page.</w:t>
      </w:r>
    </w:p>
    <w:p w14:paraId="5A682BA7" w14:textId="55EC5C5B" w:rsidR="00113798" w:rsidRDefault="00113798" w:rsidP="00113798">
      <w:pPr>
        <w:rPr>
          <w:noProof/>
        </w:rPr>
      </w:pPr>
      <w:r w:rsidRPr="006934BC">
        <w:rPr>
          <w:noProof/>
        </w:rPr>
        <w:t xml:space="preserve"> </w:t>
      </w:r>
      <w:r>
        <w:rPr>
          <w:noProof/>
        </w:rPr>
        <w:drawing>
          <wp:inline distT="0" distB="0" distL="0" distR="0" wp14:anchorId="679FEB38" wp14:editId="66B2AB4F">
            <wp:extent cx="5943600" cy="4794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94885"/>
                    </a:xfrm>
                    <a:prstGeom prst="rect">
                      <a:avLst/>
                    </a:prstGeom>
                  </pic:spPr>
                </pic:pic>
              </a:graphicData>
            </a:graphic>
          </wp:inline>
        </w:drawing>
      </w:r>
    </w:p>
    <w:p w14:paraId="695F9589" w14:textId="77777777" w:rsidR="00113798" w:rsidRDefault="00113798" w:rsidP="00113798">
      <w:r>
        <w:rPr>
          <w:noProof/>
        </w:rPr>
        <w:t>Each Printable Report consists of several Attributes:</w:t>
      </w:r>
    </w:p>
    <w:p w14:paraId="7A7264C0" w14:textId="749E3F12" w:rsidR="00113798" w:rsidRDefault="00113798">
      <w:pPr>
        <w:pStyle w:val="ListParagraph"/>
        <w:numPr>
          <w:ilvl w:val="0"/>
          <w:numId w:val="23"/>
        </w:numPr>
      </w:pPr>
      <w:r>
        <w:rPr>
          <w:b/>
        </w:rPr>
        <w:t>Lava Commands:</w:t>
      </w:r>
      <w:r>
        <w:t xml:space="preserve">  If your lava needs any special commands, set them here.</w:t>
      </w:r>
    </w:p>
    <w:p w14:paraId="11900C52" w14:textId="10CEBC55" w:rsidR="00113798" w:rsidRDefault="00113798" w:rsidP="00113798">
      <w:pPr>
        <w:pStyle w:val="ListParagraph"/>
        <w:numPr>
          <w:ilvl w:val="0"/>
          <w:numId w:val="23"/>
        </w:numPr>
      </w:pPr>
      <w:r w:rsidRPr="00A86F03">
        <w:rPr>
          <w:b/>
        </w:rPr>
        <w:t xml:space="preserve">Lava: </w:t>
      </w:r>
      <w:r>
        <w:rPr>
          <w:bCs/>
        </w:rPr>
        <w:t>This is where you place the lava that dictates how the reservations are presented.</w:t>
      </w:r>
    </w:p>
    <w:p w14:paraId="764F36CF" w14:textId="77777777" w:rsidR="00113798" w:rsidRPr="00113798" w:rsidRDefault="00113798" w:rsidP="00F115B0"/>
    <w:p w14:paraId="574CA4C0" w14:textId="77777777" w:rsidR="001F2F35" w:rsidRDefault="00E90A71" w:rsidP="00951250">
      <w:pPr>
        <w:pStyle w:val="Heading1"/>
        <w:pageBreakBefore/>
      </w:pPr>
      <w:r>
        <w:lastRenderedPageBreak/>
        <w:t>Approval System</w:t>
      </w:r>
    </w:p>
    <w:p w14:paraId="325949B2" w14:textId="77777777"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14:paraId="266CF361" w14:textId="77777777" w:rsidR="001F2F35" w:rsidRDefault="00E90A71" w:rsidP="00066B6B">
      <w:pPr>
        <w:pStyle w:val="Heading2"/>
      </w:pPr>
      <w:r>
        <w:t>Approval Groups</w:t>
      </w:r>
    </w:p>
    <w:p w14:paraId="3CC18F2E" w14:textId="77777777"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14:paraId="514CB532" w14:textId="77777777"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9EA15D" w14:textId="77777777" w:rsidR="008C4860" w:rsidRDefault="008C4860" w:rsidP="001F2F35">
            <w:r>
              <w:t>Item</w:t>
            </w:r>
          </w:p>
        </w:tc>
        <w:tc>
          <w:tcPr>
            <w:tcW w:w="4675" w:type="dxa"/>
          </w:tcPr>
          <w:p w14:paraId="28A15BD5" w14:textId="77777777"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14:paraId="27376CC0"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D02F8F" w14:textId="77777777" w:rsidR="008C4860" w:rsidRDefault="008C4860" w:rsidP="001F2F35">
            <w:r>
              <w:t>Location</w:t>
            </w:r>
            <w:r w:rsidR="00E90A71">
              <w:t xml:space="preserve"> (optional)</w:t>
            </w:r>
          </w:p>
        </w:tc>
        <w:tc>
          <w:tcPr>
            <w:tcW w:w="4675" w:type="dxa"/>
          </w:tcPr>
          <w:p w14:paraId="7BBD461B" w14:textId="77777777"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particular group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14:paraId="3AD7558D"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1453CDCE" w14:textId="77777777" w:rsidR="007853D9" w:rsidRDefault="007853D9" w:rsidP="007853D9">
            <w:r>
              <w:t>Resource</w:t>
            </w:r>
            <w:r w:rsidR="00E90A71">
              <w:t xml:space="preserve"> (optional)</w:t>
            </w:r>
          </w:p>
        </w:tc>
        <w:tc>
          <w:tcPr>
            <w:tcW w:w="4675" w:type="dxa"/>
          </w:tcPr>
          <w:p w14:paraId="6E0B1952" w14:textId="77777777"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particular group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14:paraId="40A976E7"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F9D850" w14:textId="77777777" w:rsidR="007853D9" w:rsidRDefault="007853D9" w:rsidP="007853D9">
            <w:r>
              <w:t>Final Approval Group</w:t>
            </w:r>
            <w:r w:rsidR="00E90A71">
              <w:t xml:space="preserve"> (optional)</w:t>
            </w:r>
          </w:p>
        </w:tc>
        <w:tc>
          <w:tcPr>
            <w:tcW w:w="4675" w:type="dxa"/>
          </w:tcPr>
          <w:p w14:paraId="18EC69F4" w14:textId="77777777"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particular group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14:paraId="5E2F5E7E"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40435DC6" w14:textId="77777777" w:rsidR="007853D9" w:rsidRDefault="007853D9" w:rsidP="007853D9">
            <w:r>
              <w:t>Super Admin Group</w:t>
            </w:r>
            <w:r w:rsidR="00A367FF">
              <w:t xml:space="preserve"> (optional)</w:t>
            </w:r>
          </w:p>
        </w:tc>
        <w:tc>
          <w:tcPr>
            <w:tcW w:w="4675" w:type="dxa"/>
          </w:tcPr>
          <w:p w14:paraId="7371574F" w14:textId="77777777"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14:paraId="5A48FE15" w14:textId="77777777" w:rsidR="008C4860" w:rsidRDefault="008C4860"/>
    <w:p w14:paraId="3D486490" w14:textId="77777777"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14:paraId="1D46C899" w14:textId="77777777"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14:paraId="3F8A58B8" w14:textId="77777777" w:rsidR="00CF6802" w:rsidRDefault="00CF6802" w:rsidP="00392858">
      <w:pPr>
        <w:pStyle w:val="Heading2"/>
        <w:pageBreakBefore/>
      </w:pPr>
      <w:r>
        <w:lastRenderedPageBreak/>
        <w:t>Approval States</w:t>
      </w:r>
    </w:p>
    <w:p w14:paraId="397A5B18" w14:textId="77777777" w:rsidR="00CF6802" w:rsidRDefault="00CF6802">
      <w:r>
        <w:t xml:space="preserve">A reservation has five states that it can </w:t>
      </w:r>
      <w:r w:rsidR="00D85276">
        <w:t xml:space="preserve">have during its </w:t>
      </w:r>
      <w:r>
        <w:t>life cycle:</w:t>
      </w:r>
    </w:p>
    <w:p w14:paraId="26056FCD" w14:textId="77777777"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approval, and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p>
    <w:p w14:paraId="399EDB46" w14:textId="77777777"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14:paraId="1E4ED111" w14:textId="77777777"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14:paraId="50B73B56" w14:textId="77777777" w:rsidR="00692F40" w:rsidRDefault="00692F40" w:rsidP="00692F40">
      <w:pPr>
        <w:pStyle w:val="ListParagraph"/>
        <w:numPr>
          <w:ilvl w:val="0"/>
          <w:numId w:val="12"/>
        </w:numPr>
      </w:pPr>
      <w:r>
        <w:rPr>
          <w:b/>
        </w:rPr>
        <w:t xml:space="preserve">Approved: </w:t>
      </w:r>
      <w:r>
        <w:t>This is the state a reservation will have once it’s been approved.</w:t>
      </w:r>
    </w:p>
    <w:p w14:paraId="206C3AFF" w14:textId="77777777"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14:paraId="731FF990" w14:textId="77777777" w:rsidR="007C3C6C" w:rsidRDefault="007C3C6C" w:rsidP="00066B6B">
      <w:pPr>
        <w:pStyle w:val="Heading2"/>
      </w:pPr>
      <w:r>
        <w:t>Configured Workflows</w:t>
      </w:r>
    </w:p>
    <w:p w14:paraId="2CB5FA9B" w14:textId="77777777"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14:paraId="5C5BD85C" w14:textId="77777777"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14:paraId="4A882946" w14:textId="77777777" w:rsidR="00680928" w:rsidRDefault="00680928">
      <w:pPr>
        <w:rPr>
          <w:rFonts w:asciiTheme="majorHAnsi" w:eastAsiaTheme="majorEastAsia" w:hAnsiTheme="majorHAnsi" w:cstheme="majorBidi"/>
          <w:color w:val="2E74B5" w:themeColor="accent1" w:themeShade="BF"/>
          <w:sz w:val="32"/>
          <w:szCs w:val="32"/>
        </w:rPr>
      </w:pPr>
      <w:r>
        <w:br w:type="page"/>
      </w:r>
    </w:p>
    <w:p w14:paraId="64A432D3" w14:textId="77777777" w:rsidR="00AC4775" w:rsidRDefault="00AC4775" w:rsidP="00066B6B">
      <w:pPr>
        <w:pStyle w:val="Heading1"/>
      </w:pPr>
      <w:r>
        <w:lastRenderedPageBreak/>
        <w:t>System Jobs</w:t>
      </w:r>
    </w:p>
    <w:p w14:paraId="0A3EC509" w14:textId="77777777" w:rsidR="00AC4775" w:rsidRDefault="00CF6802" w:rsidP="00066B6B">
      <w:pPr>
        <w:pStyle w:val="Heading2"/>
      </w:pPr>
      <w:r>
        <w:t xml:space="preserve">Fire Workflow </w:t>
      </w:r>
      <w:r w:rsidR="008431B6">
        <w:t>from</w:t>
      </w:r>
      <w:r>
        <w:t xml:space="preserve"> Reservation </w:t>
      </w:r>
      <w:r w:rsidR="006558C5">
        <w:t>in</w:t>
      </w:r>
      <w:r>
        <w:t xml:space="preserve"> Date Range</w:t>
      </w:r>
    </w:p>
    <w:p w14:paraId="2519B1D4" w14:textId="77777777"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14:paraId="65C7D766" w14:textId="02DADA62" w:rsidR="00CF45F8" w:rsidRDefault="00247851">
      <w:r w:rsidRPr="00247851">
        <w:rPr>
          <w:noProof/>
        </w:rPr>
        <w:t xml:space="preserve"> </w:t>
      </w:r>
      <w:r>
        <w:rPr>
          <w:noProof/>
        </w:rPr>
        <w:drawing>
          <wp:inline distT="0" distB="0" distL="0" distR="0" wp14:anchorId="6E98EFF7" wp14:editId="4352805A">
            <wp:extent cx="4495800" cy="4600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7592" cy="4622810"/>
                    </a:xfrm>
                    <a:prstGeom prst="rect">
                      <a:avLst/>
                    </a:prstGeom>
                  </pic:spPr>
                </pic:pic>
              </a:graphicData>
            </a:graphic>
          </wp:inline>
        </w:drawing>
      </w:r>
    </w:p>
    <w:p w14:paraId="3E9F4589" w14:textId="77777777"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7F3B7EAB" w14:textId="77777777" w:rsidR="00AC4775" w:rsidRDefault="00AC4775" w:rsidP="00066B6B">
      <w:pPr>
        <w:pStyle w:val="Heading1"/>
      </w:pPr>
      <w:r>
        <w:t>Workflow Types</w:t>
      </w:r>
    </w:p>
    <w:p w14:paraId="28776786" w14:textId="77777777" w:rsidR="00AC4775" w:rsidRDefault="007C3C6C" w:rsidP="00066B6B">
      <w:pPr>
        <w:pStyle w:val="Heading2"/>
      </w:pPr>
      <w:r>
        <w:t>Room Reservation Approval Notification</w:t>
      </w:r>
    </w:p>
    <w:p w14:paraId="07CB4DD5" w14:textId="77777777"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14:paraId="1D75A92A" w14:textId="77777777" w:rsidR="007C3C6C" w:rsidRDefault="007C3C6C" w:rsidP="00066B6B">
      <w:pPr>
        <w:pStyle w:val="Heading2"/>
      </w:pPr>
      <w:r>
        <w:lastRenderedPageBreak/>
        <w:t>Room Reservation Reminder Notification</w:t>
      </w:r>
    </w:p>
    <w:p w14:paraId="45E7805B" w14:textId="77777777"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above</w:t>
      </w:r>
      <w:r>
        <w:t>, and sends an email to the Event Contact that a reservation they are in charge of is</w:t>
      </w:r>
      <w:r w:rsidR="00680928">
        <w:t xml:space="preserve"> occurring that day.</w:t>
      </w:r>
    </w:p>
    <w:p w14:paraId="5D340391" w14:textId="77777777" w:rsidR="007A42FA" w:rsidRDefault="00843A28" w:rsidP="00843A28">
      <w:pPr>
        <w:pStyle w:val="Heading1"/>
      </w:pPr>
      <w:r>
        <w:t>Report Templates</w:t>
      </w:r>
    </w:p>
    <w:p w14:paraId="2F79A9B8" w14:textId="339DF117" w:rsidR="00843A28" w:rsidRDefault="00843A28" w:rsidP="00843A28">
      <w:r>
        <w:t xml:space="preserve">Included in the plugin are several Report Templates that you can use for </w:t>
      </w:r>
      <w:r w:rsidR="00247851">
        <w:t>creating Printable Reports</w:t>
      </w:r>
      <w:r>
        <w:t xml:space="preserve">. You can also create your own custom templates to use by following the format in the files here: </w:t>
      </w:r>
      <w:hyperlink r:id="rId36" w:history="1">
        <w:r w:rsidRPr="000E65EE">
          <w:rPr>
            <w:rStyle w:val="Hyperlink"/>
          </w:rPr>
          <w:t>https://github.com/CentralAZ/Rock-CentralAZ/tree/central-develop/com.centralaz.RoomManagement/ReportTemplates</w:t>
        </w:r>
      </w:hyperlink>
    </w:p>
    <w:p w14:paraId="6970BBBA" w14:textId="77777777" w:rsidR="00BA1D44" w:rsidRDefault="00BA1D44" w:rsidP="00BA1D44">
      <w:pPr>
        <w:pStyle w:val="Heading2"/>
      </w:pPr>
      <w:r>
        <w:t>Default Template</w:t>
      </w:r>
    </w:p>
    <w:p w14:paraId="24DEBE24" w14:textId="77777777" w:rsidR="00BA1D44" w:rsidRDefault="00BA1D44" w:rsidP="00BA1D44">
      <w:r>
        <w:t>This will be the standard template most churches are familiar with. It contains a row for each reservation occurrence along with standard rows that mirror the default hub reservation list.</w:t>
      </w:r>
    </w:p>
    <w:p w14:paraId="10313051" w14:textId="77777777" w:rsidR="00BA1D44" w:rsidRDefault="00BA1D44" w:rsidP="00BA1D44">
      <w:r>
        <w:rPr>
          <w:noProof/>
        </w:rPr>
        <w:drawing>
          <wp:inline distT="0" distB="0" distL="0" distR="0" wp14:anchorId="5FA8A868" wp14:editId="64519451">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3154" cy="2733282"/>
                    </a:xfrm>
                    <a:prstGeom prst="rect">
                      <a:avLst/>
                    </a:prstGeom>
                  </pic:spPr>
                </pic:pic>
              </a:graphicData>
            </a:graphic>
          </wp:inline>
        </w:drawing>
      </w:r>
    </w:p>
    <w:p w14:paraId="4A17409B" w14:textId="77777777" w:rsidR="00BA1D44" w:rsidRDefault="00BA1D44" w:rsidP="00BA1D44">
      <w:pPr>
        <w:pStyle w:val="Heading2"/>
      </w:pPr>
      <w:r>
        <w:t>Advanced Template</w:t>
      </w:r>
    </w:p>
    <w:p w14:paraId="79166873" w14:textId="77777777" w:rsidR="00BA1D44" w:rsidRDefault="00BA1D44" w:rsidP="00BA1D44">
      <w:r>
        <w:t>This template is geared heavily towards facilities teams, with the reservations broken up so that there is a location on each row. Resources are removed, and contact info has been included. Page counts are now included, as will as the date at the top of the page if a single day goes longer than a page.</w:t>
      </w:r>
    </w:p>
    <w:p w14:paraId="6BB2046D" w14:textId="77777777" w:rsidR="00BA1D44" w:rsidRDefault="00757167" w:rsidP="00BA1D44">
      <w:r>
        <w:rPr>
          <w:noProof/>
        </w:rPr>
        <w:lastRenderedPageBreak/>
        <w:drawing>
          <wp:inline distT="0" distB="0" distL="0" distR="0" wp14:anchorId="28B3CEE7" wp14:editId="151547D7">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7231" cy="3899526"/>
                    </a:xfrm>
                    <a:prstGeom prst="rect">
                      <a:avLst/>
                    </a:prstGeom>
                  </pic:spPr>
                </pic:pic>
              </a:graphicData>
            </a:graphic>
          </wp:inline>
        </w:drawing>
      </w:r>
    </w:p>
    <w:p w14:paraId="2760C528" w14:textId="77777777" w:rsidR="00BA1D44" w:rsidRDefault="0036545A" w:rsidP="0036545A">
      <w:pPr>
        <w:pStyle w:val="Heading2"/>
      </w:pPr>
      <w:r>
        <w:t>Lava Template</w:t>
      </w:r>
    </w:p>
    <w:p w14:paraId="4678573D" w14:textId="4C14A663" w:rsidR="0036545A" w:rsidRPr="0036545A" w:rsidRDefault="0036545A" w:rsidP="0036545A">
      <w:r>
        <w:t xml:space="preserve">Using a simpler, free library that enables html-to-pdf functionality, we’ve created a lava template that you can customize to your individual need. Simply paste your code into </w:t>
      </w:r>
      <w:r w:rsidR="00113798">
        <w:t>the Printable Report’s</w:t>
      </w:r>
      <w:r>
        <w:t xml:space="preserve"> </w:t>
      </w:r>
      <w:r w:rsidRPr="005D5152">
        <w:rPr>
          <w:i/>
        </w:rPr>
        <w:t>Lava</w:t>
      </w:r>
      <w:r>
        <w:t xml:space="preserve"> attribute</w:t>
      </w:r>
      <w:r w:rsidR="006D5186">
        <w:t xml:space="preserve"> and select the ‘Lava Template’ option on the </w:t>
      </w:r>
      <w:r w:rsidR="006D5186">
        <w:rPr>
          <w:i/>
        </w:rPr>
        <w:t>Report Template</w:t>
      </w:r>
      <w:r w:rsidR="006D5186">
        <w:t xml:space="preserve"> Attribute</w:t>
      </w:r>
      <w:r w:rsidR="00ED086F">
        <w:t>.</w:t>
      </w:r>
    </w:p>
    <w:p w14:paraId="11B7927C" w14:textId="77777777" w:rsidR="00843A28" w:rsidRPr="00843A28" w:rsidRDefault="00ED086F" w:rsidP="00843A28">
      <w:r>
        <w:rPr>
          <w:noProof/>
        </w:rPr>
        <w:drawing>
          <wp:inline distT="0" distB="0" distL="0" distR="0" wp14:anchorId="6C71C75D" wp14:editId="63FA26D4">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9027" cy="2987597"/>
                    </a:xfrm>
                    <a:prstGeom prst="rect">
                      <a:avLst/>
                    </a:prstGeom>
                  </pic:spPr>
                </pic:pic>
              </a:graphicData>
            </a:graphic>
          </wp:inline>
        </w:drawing>
      </w:r>
    </w:p>
    <w:p w14:paraId="4A7B51EC" w14:textId="77777777" w:rsidR="00AC4775" w:rsidRDefault="00AC4775" w:rsidP="00066B6B">
      <w:pPr>
        <w:pStyle w:val="Heading1"/>
      </w:pPr>
      <w:r>
        <w:lastRenderedPageBreak/>
        <w:t>Data Filters</w:t>
      </w:r>
    </w:p>
    <w:p w14:paraId="7802B162" w14:textId="77777777"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14:paraId="1A5BF6F6" w14:textId="77777777"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551E06AB" w14:textId="77777777" w:rsidR="003B443D" w:rsidRDefault="003B443D" w:rsidP="00BB1596"/>
    <w:p w14:paraId="7BF2BD03" w14:textId="77777777"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14:paraId="2A4A15B3" w14:textId="77777777" w:rsidR="00BB1596" w:rsidRDefault="00206EA0" w:rsidP="00066B6B">
      <w:pPr>
        <w:pStyle w:val="Heading1"/>
        <w:pageBreakBefore/>
      </w:pPr>
      <w:r>
        <w:lastRenderedPageBreak/>
        <w:t>Initial Setup</w:t>
      </w:r>
    </w:p>
    <w:p w14:paraId="772F465F" w14:textId="10C71862" w:rsidR="00206EA0" w:rsidRDefault="00206EA0" w:rsidP="00C33BE4">
      <w:pPr>
        <w:rPr>
          <w:ins w:id="105" w:author="mvhsdn@outlook.com" w:date="2020-01-15T19:59:00Z"/>
        </w:rPr>
      </w:pPr>
      <w:r>
        <w:t>Once you have a good idea of how the system works, these are the things you should begin adjusting to meet your needs.</w:t>
      </w:r>
    </w:p>
    <w:p w14:paraId="40FF14EF" w14:textId="77F497FB" w:rsidR="00F115B0" w:rsidRDefault="00F115B0">
      <w:pPr>
        <w:pStyle w:val="CautionCallout"/>
        <w:pPrChange w:id="106" w:author="mvhsdn@outlook.com" w:date="2020-01-15T20:01:00Z">
          <w:pPr/>
        </w:pPrChange>
      </w:pPr>
      <w:ins w:id="107" w:author="mvhsdn@outlook.com" w:date="2020-01-15T19:59:00Z">
        <w:r>
          <w:t xml:space="preserve">Note: If this is the first time you’ve installed this plugin, you may need to restart Rock </w:t>
        </w:r>
      </w:ins>
      <w:ins w:id="108" w:author="mvhsdn@outlook.com" w:date="2020-01-15T20:00:00Z">
        <w:r>
          <w:t>once in order for our Lava entities to register – otherwise you may see something like “</w:t>
        </w:r>
      </w:ins>
      <w:ins w:id="109" w:author="mvhsdn@outlook.com" w:date="2020-01-15T20:01:00Z">
        <w:r>
          <w:t>Lava error, unknown entity</w:t>
        </w:r>
      </w:ins>
      <w:ins w:id="110" w:author="mvhsdn@outlook.com" w:date="2020-01-15T20:00:00Z">
        <w:r>
          <w:t xml:space="preserve">” on your Event Detail in the Event Occurrences </w:t>
        </w:r>
      </w:ins>
      <w:ins w:id="111" w:author="mvhsdn@outlook.com" w:date="2020-01-15T20:01:00Z">
        <w:r>
          <w:t>section/</w:t>
        </w:r>
      </w:ins>
      <w:ins w:id="112" w:author="mvhsdn@outlook.com" w:date="2020-01-15T20:00:00Z">
        <w:r>
          <w:t>panel</w:t>
        </w:r>
      </w:ins>
      <w:ins w:id="113" w:author="mvhsdn@outlook.com" w:date="2020-01-15T20:01:00Z">
        <w:r>
          <w:t>.</w:t>
        </w:r>
      </w:ins>
    </w:p>
    <w:p w14:paraId="6BAB9C40" w14:textId="77777777" w:rsidR="00206EA0" w:rsidRDefault="00206EA0">
      <w:r>
        <w:t>Under Admin Tools…</w:t>
      </w:r>
    </w:p>
    <w:p w14:paraId="31963943" w14:textId="77777777" w:rsidR="00206EA0" w:rsidRDefault="00206EA0" w:rsidP="00066B6B">
      <w:pPr>
        <w:pStyle w:val="ListParagraph"/>
        <w:numPr>
          <w:ilvl w:val="0"/>
          <w:numId w:val="10"/>
        </w:numPr>
      </w:pPr>
      <w:r>
        <w:t>Edit the Resource Categories and add any you think are missing</w:t>
      </w:r>
    </w:p>
    <w:p w14:paraId="43151526" w14:textId="6690C724" w:rsidR="00113798" w:rsidRDefault="00206EA0" w:rsidP="00066B6B">
      <w:pPr>
        <w:pStyle w:val="ListParagraph"/>
        <w:numPr>
          <w:ilvl w:val="0"/>
          <w:numId w:val="10"/>
        </w:numPr>
      </w:pPr>
      <w:r>
        <w:t>Edit the</w:t>
      </w:r>
      <w:r w:rsidR="00D90997">
        <w:t xml:space="preserve"> Standard</w:t>
      </w:r>
      <w:r>
        <w:t xml:space="preserve"> Reservation </w:t>
      </w:r>
      <w:r w:rsidR="006D5186">
        <w:t>Type</w:t>
      </w:r>
    </w:p>
    <w:p w14:paraId="6B1F9C79" w14:textId="5B34A617" w:rsidR="00206EA0" w:rsidRDefault="00113798" w:rsidP="00113798">
      <w:pPr>
        <w:pStyle w:val="ListParagraph"/>
        <w:numPr>
          <w:ilvl w:val="1"/>
          <w:numId w:val="10"/>
        </w:numPr>
      </w:pPr>
      <w:r>
        <w:t>A</w:t>
      </w:r>
      <w:r w:rsidR="00206EA0">
        <w:t>dd the ministries that work for your organization.</w:t>
      </w:r>
    </w:p>
    <w:p w14:paraId="7CED9DF1" w14:textId="7594AA45" w:rsidR="00113798" w:rsidRDefault="00113798" w:rsidP="00F115B0">
      <w:pPr>
        <w:pStyle w:val="ListParagraph"/>
        <w:numPr>
          <w:ilvl w:val="1"/>
          <w:numId w:val="10"/>
        </w:numPr>
      </w:pPr>
      <w:r>
        <w:t xml:space="preserve">Set a Final Approval Group, but only if your organization operates this way.   You can also set the Super Admin Group if you want a particular team (such as your facilities team) to be able to force approve/deny reservations.  See the </w:t>
      </w:r>
      <w:r>
        <w:rPr>
          <w:i/>
        </w:rPr>
        <w:t xml:space="preserve">Approval Groups </w:t>
      </w:r>
      <w:r>
        <w:t>section under Administration for details about these two settings.</w:t>
      </w:r>
    </w:p>
    <w:p w14:paraId="36C2C5B1" w14:textId="77777777"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14:paraId="6926FB54" w14:textId="77777777"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14:paraId="1784B22A" w14:textId="77777777"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14:paraId="58B3B745" w14:textId="77777777" w:rsidR="00206EA0" w:rsidRDefault="00206EA0" w:rsidP="00C33BE4">
      <w:r>
        <w:t>On the main page…</w:t>
      </w:r>
    </w:p>
    <w:p w14:paraId="504B2E9C" w14:textId="3883F29C" w:rsidR="00DD4337" w:rsidRDefault="00206EA0">
      <w:pPr>
        <w:pStyle w:val="ListParagraph"/>
        <w:numPr>
          <w:ilvl w:val="0"/>
          <w:numId w:val="10"/>
        </w:numPr>
      </w:pPr>
      <w:r>
        <w:t>Change the Block Properties to suit your needs.  There are options for showing additional filters such as a campus filter, ministry filter, etc.</w:t>
      </w:r>
    </w:p>
    <w:p w14:paraId="6F47F53B" w14:textId="77777777" w:rsidR="00876C55" w:rsidRDefault="00876C55" w:rsidP="00C33BE4">
      <w:r>
        <w:t>Under Rock’s General Settings | Named Locations…</w:t>
      </w:r>
    </w:p>
    <w:p w14:paraId="3697BB1D" w14:textId="0ED3AF79" w:rsidR="00876C55" w:rsidRDefault="00876C55" w:rsidP="00066B6B">
      <w:pPr>
        <w:pStyle w:val="ListParagraph"/>
        <w:numPr>
          <w:ilvl w:val="0"/>
          <w:numId w:val="10"/>
        </w:numPr>
      </w:pPr>
      <w:r>
        <w:t xml:space="preserve">Edit your organizations rooms and set an </w:t>
      </w:r>
      <w:r w:rsidRPr="00066B6B">
        <w:rPr>
          <w:i/>
        </w:rPr>
        <w:t>Approval Group</w:t>
      </w:r>
      <w:r>
        <w:t xml:space="preserve"> if a special team is required to approve the rooms use before it can be reserved.</w:t>
      </w:r>
    </w:p>
    <w:p w14:paraId="69FF6CA0" w14:textId="12DA8B93" w:rsidR="00113798" w:rsidRDefault="00113798" w:rsidP="00066B6B">
      <w:pPr>
        <w:pStyle w:val="ListParagraph"/>
        <w:numPr>
          <w:ilvl w:val="0"/>
          <w:numId w:val="10"/>
        </w:numPr>
      </w:pPr>
      <w:r>
        <w:t>Add any Location Layouts that are needed.</w:t>
      </w:r>
    </w:p>
    <w:p w14:paraId="75F229EA" w14:textId="77777777" w:rsidR="00D85276" w:rsidRDefault="00D85276" w:rsidP="00D85276">
      <w:r>
        <w:t>Under Rock’s General Settings | Global Attributes…</w:t>
      </w:r>
    </w:p>
    <w:p w14:paraId="663EE2CD" w14:textId="77777777"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14:paraId="158FC8CA" w14:textId="77777777"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If you really object to this, then you will need to remove the “{% execute… %} … {% endexecute %}” section from Body of the email in the Workflow’s Send Email action.</w:t>
      </w:r>
      <w:r w:rsidR="007F14AE">
        <w:rPr>
          <w:rStyle w:val="NoteCallout1Char"/>
        </w:rPr>
        <w:t xml:space="preserve">  However you will lose the Event Duration value in the email.</w:t>
      </w:r>
    </w:p>
    <w:p w14:paraId="48169997" w14:textId="77777777" w:rsidR="001F2F35" w:rsidRDefault="00BB1596" w:rsidP="00066B6B">
      <w:pPr>
        <w:pStyle w:val="Heading1"/>
        <w:pageBreakBefore/>
      </w:pPr>
      <w:r>
        <w:lastRenderedPageBreak/>
        <w:t>Reporting Bugs</w:t>
      </w:r>
    </w:p>
    <w:p w14:paraId="260F1624" w14:textId="77777777" w:rsidR="00BB1596" w:rsidRDefault="00BB1596">
      <w:r>
        <w:t xml:space="preserve">If you run into a bug that </w:t>
      </w:r>
      <w:r w:rsidR="00CE3904">
        <w:t>you would</w:t>
      </w:r>
      <w:r>
        <w:t xml:space="preserve"> like to report, please do so on the </w:t>
      </w:r>
      <w:r w:rsidR="00CE3904">
        <w:t xml:space="preserve">CentralAZ </w:t>
      </w:r>
      <w:r>
        <w:t xml:space="preserve">Issues page: </w:t>
      </w:r>
      <w:hyperlink r:id="rId40" w:history="1">
        <w:r w:rsidRPr="00A85EEE">
          <w:rPr>
            <w:rStyle w:val="Hyperlink"/>
          </w:rPr>
          <w:t>https://github.com/CentralAZ/Rock-CentralAZ/issues</w:t>
        </w:r>
      </w:hyperlink>
    </w:p>
    <w:p w14:paraId="2BD12637" w14:textId="77777777" w:rsidR="00BB1596" w:rsidRPr="00BB1596" w:rsidRDefault="00BB1596">
      <w:r>
        <w:t>Simply prefix your issue with “[RR]” for Resource Reservation.</w:t>
      </w:r>
    </w:p>
    <w:p w14:paraId="11B3DC3B" w14:textId="77777777" w:rsidR="000A36B0" w:rsidRDefault="000A36B0" w:rsidP="00951250">
      <w:pPr>
        <w:pStyle w:val="Heading1"/>
        <w:pageBreakBefore/>
      </w:pPr>
      <w:r>
        <w:lastRenderedPageBreak/>
        <w:t>Developer Appendixes</w:t>
      </w:r>
    </w:p>
    <w:p w14:paraId="3C148B84" w14:textId="77777777" w:rsidR="003B443D" w:rsidRDefault="003B443D" w:rsidP="00951250">
      <w:pPr>
        <w:pStyle w:val="Heading2"/>
      </w:pPr>
      <w:r>
        <w:t>API Calls</w:t>
      </w:r>
    </w:p>
    <w:p w14:paraId="7B3916C0" w14:textId="77777777" w:rsidR="003B443D" w:rsidRDefault="003B443D" w:rsidP="003B443D">
      <w:pPr>
        <w:pStyle w:val="Heading2"/>
      </w:pPr>
      <w:r>
        <w:t>~/api/Reservations/GetReservationOccurrences</w:t>
      </w:r>
    </w:p>
    <w:p w14:paraId="582AAEBF" w14:textId="77777777" w:rsidR="003B443D" w:rsidRDefault="003B443D" w:rsidP="003B443D">
      <w:r>
        <w:t>This is an API call to get individual occurrences of Reservations, returned in the form of ReservationOccurrences. It includes the following optional parameters:</w:t>
      </w:r>
    </w:p>
    <w:p w14:paraId="787EBDE9" w14:textId="77777777" w:rsidR="003B443D" w:rsidRDefault="003B443D" w:rsidP="003B443D">
      <w:pPr>
        <w:pStyle w:val="ListParagraph"/>
        <w:numPr>
          <w:ilvl w:val="0"/>
          <w:numId w:val="18"/>
        </w:numPr>
      </w:pPr>
      <w:r>
        <w:t>DateTime? startDateTime</w:t>
      </w:r>
    </w:p>
    <w:p w14:paraId="31487C65" w14:textId="77777777" w:rsidR="003B443D" w:rsidRDefault="003B443D" w:rsidP="003B443D">
      <w:pPr>
        <w:pStyle w:val="ListParagraph"/>
        <w:numPr>
          <w:ilvl w:val="1"/>
          <w:numId w:val="18"/>
        </w:numPr>
      </w:pPr>
      <w:r>
        <w:t>Filters occurrences that occur during or after the specified date</w:t>
      </w:r>
    </w:p>
    <w:p w14:paraId="44D90622" w14:textId="77777777" w:rsidR="003B443D" w:rsidRDefault="003B443D" w:rsidP="003B443D">
      <w:pPr>
        <w:pStyle w:val="ListParagraph"/>
        <w:numPr>
          <w:ilvl w:val="1"/>
          <w:numId w:val="18"/>
        </w:numPr>
      </w:pPr>
      <w:r>
        <w:t>Defaults to current datetime</w:t>
      </w:r>
    </w:p>
    <w:p w14:paraId="54CD1F37" w14:textId="77777777" w:rsidR="003B443D" w:rsidRDefault="003B443D" w:rsidP="003B443D">
      <w:pPr>
        <w:pStyle w:val="ListParagraph"/>
        <w:numPr>
          <w:ilvl w:val="0"/>
          <w:numId w:val="18"/>
        </w:numPr>
      </w:pPr>
      <w:r>
        <w:t>DateTime? endDateTime</w:t>
      </w:r>
    </w:p>
    <w:p w14:paraId="5C336B27" w14:textId="77777777" w:rsidR="003B443D" w:rsidRDefault="003B443D" w:rsidP="003B443D">
      <w:pPr>
        <w:pStyle w:val="ListParagraph"/>
        <w:numPr>
          <w:ilvl w:val="1"/>
          <w:numId w:val="18"/>
        </w:numPr>
      </w:pPr>
      <w:r>
        <w:t>Filters occurrences that occur during or before the specified date</w:t>
      </w:r>
    </w:p>
    <w:p w14:paraId="3BA29FC5" w14:textId="77777777" w:rsidR="003B443D" w:rsidRDefault="003B443D" w:rsidP="003B443D">
      <w:pPr>
        <w:pStyle w:val="ListParagraph"/>
        <w:numPr>
          <w:ilvl w:val="1"/>
          <w:numId w:val="18"/>
        </w:numPr>
      </w:pPr>
      <w:r>
        <w:t>Defaults to current datetime plus one month</w:t>
      </w:r>
    </w:p>
    <w:p w14:paraId="68D811EB" w14:textId="77777777" w:rsidR="00BD1036" w:rsidRDefault="00BD1036" w:rsidP="00BD1036">
      <w:pPr>
        <w:pStyle w:val="ListParagraph"/>
        <w:numPr>
          <w:ilvl w:val="0"/>
          <w:numId w:val="18"/>
        </w:numPr>
      </w:pPr>
      <w:r>
        <w:t>String reservationTypeIds</w:t>
      </w:r>
    </w:p>
    <w:p w14:paraId="44345DE8" w14:textId="77777777" w:rsidR="00BD1036" w:rsidRDefault="00BD1036" w:rsidP="00BD1036">
      <w:pPr>
        <w:pStyle w:val="ListParagraph"/>
        <w:numPr>
          <w:ilvl w:val="1"/>
          <w:numId w:val="18"/>
        </w:numPr>
      </w:pPr>
      <w:r>
        <w:t>Filters occurrences by reservation type</w:t>
      </w:r>
    </w:p>
    <w:p w14:paraId="28035896" w14:textId="77777777" w:rsidR="00BD1036" w:rsidRDefault="00BD1036" w:rsidP="00BD1036">
      <w:pPr>
        <w:pStyle w:val="ListParagraph"/>
        <w:numPr>
          <w:ilvl w:val="1"/>
          <w:numId w:val="18"/>
        </w:numPr>
      </w:pPr>
      <w:r>
        <w:t>Should be a list of integers separated by commas</w:t>
      </w:r>
    </w:p>
    <w:p w14:paraId="236A3B06" w14:textId="77777777" w:rsidR="00BD1036" w:rsidRDefault="00BD1036" w:rsidP="00BD1036">
      <w:pPr>
        <w:pStyle w:val="ListParagraph"/>
        <w:numPr>
          <w:ilvl w:val="1"/>
          <w:numId w:val="18"/>
        </w:numPr>
      </w:pPr>
      <w:r>
        <w:t>Defaults to null</w:t>
      </w:r>
    </w:p>
    <w:p w14:paraId="3D67286D" w14:textId="77777777" w:rsidR="00BD1036" w:rsidRDefault="00BD1036" w:rsidP="00BD1036">
      <w:pPr>
        <w:pStyle w:val="ListParagraph"/>
        <w:numPr>
          <w:ilvl w:val="0"/>
          <w:numId w:val="18"/>
        </w:numPr>
      </w:pPr>
      <w:r>
        <w:t>String reservationIds</w:t>
      </w:r>
    </w:p>
    <w:p w14:paraId="3986AFDF" w14:textId="77777777" w:rsidR="00BD1036" w:rsidRDefault="00BD1036" w:rsidP="00BD1036">
      <w:pPr>
        <w:pStyle w:val="ListParagraph"/>
        <w:numPr>
          <w:ilvl w:val="1"/>
          <w:numId w:val="18"/>
        </w:numPr>
      </w:pPr>
      <w:r>
        <w:t>Filters occurrences by reservation</w:t>
      </w:r>
    </w:p>
    <w:p w14:paraId="7F15C26B" w14:textId="77777777" w:rsidR="00BD1036" w:rsidRDefault="00BD1036" w:rsidP="00BD1036">
      <w:pPr>
        <w:pStyle w:val="ListParagraph"/>
        <w:numPr>
          <w:ilvl w:val="1"/>
          <w:numId w:val="18"/>
        </w:numPr>
      </w:pPr>
      <w:r>
        <w:t>Should be a list of integers separated by commas</w:t>
      </w:r>
    </w:p>
    <w:p w14:paraId="00D07CDC" w14:textId="77777777" w:rsidR="00BD1036" w:rsidRDefault="00BD1036" w:rsidP="00BD1036">
      <w:pPr>
        <w:pStyle w:val="ListParagraph"/>
        <w:numPr>
          <w:ilvl w:val="1"/>
          <w:numId w:val="18"/>
        </w:numPr>
      </w:pPr>
      <w:r>
        <w:t>Defaults to null</w:t>
      </w:r>
    </w:p>
    <w:p w14:paraId="5952AC4F" w14:textId="77777777" w:rsidR="003B443D" w:rsidRDefault="003B443D" w:rsidP="003B443D">
      <w:pPr>
        <w:pStyle w:val="ListParagraph"/>
        <w:numPr>
          <w:ilvl w:val="0"/>
          <w:numId w:val="18"/>
        </w:numPr>
      </w:pPr>
      <w:r>
        <w:t>String locationIds</w:t>
      </w:r>
    </w:p>
    <w:p w14:paraId="53A928DE" w14:textId="77777777" w:rsidR="003B443D" w:rsidRDefault="003B443D" w:rsidP="003B443D">
      <w:pPr>
        <w:pStyle w:val="ListParagraph"/>
        <w:numPr>
          <w:ilvl w:val="1"/>
          <w:numId w:val="18"/>
        </w:numPr>
      </w:pPr>
      <w:r>
        <w:t>Filters occurrences by location</w:t>
      </w:r>
    </w:p>
    <w:p w14:paraId="1B91AD9C" w14:textId="77777777" w:rsidR="003B443D" w:rsidRDefault="003B443D" w:rsidP="003B443D">
      <w:pPr>
        <w:pStyle w:val="ListParagraph"/>
        <w:numPr>
          <w:ilvl w:val="1"/>
          <w:numId w:val="18"/>
        </w:numPr>
      </w:pPr>
      <w:r>
        <w:t>Should be a list of integers separated by commas</w:t>
      </w:r>
    </w:p>
    <w:p w14:paraId="3EBDEECC" w14:textId="77777777" w:rsidR="003B443D" w:rsidRPr="00D432C3" w:rsidRDefault="003B443D" w:rsidP="003B443D">
      <w:pPr>
        <w:pStyle w:val="ListParagraph"/>
        <w:numPr>
          <w:ilvl w:val="1"/>
          <w:numId w:val="18"/>
        </w:numPr>
      </w:pPr>
      <w:r>
        <w:t>Defaults to null</w:t>
      </w:r>
    </w:p>
    <w:p w14:paraId="177ED9A2" w14:textId="77777777" w:rsidR="003B443D" w:rsidRDefault="003B443D" w:rsidP="003B443D">
      <w:pPr>
        <w:pStyle w:val="ListParagraph"/>
        <w:numPr>
          <w:ilvl w:val="0"/>
          <w:numId w:val="18"/>
        </w:numPr>
      </w:pPr>
      <w:r>
        <w:t>String resourceIds</w:t>
      </w:r>
    </w:p>
    <w:p w14:paraId="786FE74D" w14:textId="77777777" w:rsidR="003B443D" w:rsidRDefault="003B443D" w:rsidP="003B443D">
      <w:pPr>
        <w:pStyle w:val="ListParagraph"/>
        <w:numPr>
          <w:ilvl w:val="1"/>
          <w:numId w:val="18"/>
        </w:numPr>
      </w:pPr>
      <w:r>
        <w:t>Filters occurrences by resource</w:t>
      </w:r>
    </w:p>
    <w:p w14:paraId="780971CD" w14:textId="77777777" w:rsidR="003B443D" w:rsidRDefault="003B443D" w:rsidP="003B443D">
      <w:pPr>
        <w:pStyle w:val="ListParagraph"/>
        <w:numPr>
          <w:ilvl w:val="1"/>
          <w:numId w:val="18"/>
        </w:numPr>
      </w:pPr>
      <w:r>
        <w:t>Should be a list of integers separated by commas</w:t>
      </w:r>
    </w:p>
    <w:p w14:paraId="1D5FB6FE" w14:textId="77777777" w:rsidR="003B443D" w:rsidRPr="00D432C3" w:rsidRDefault="003B443D" w:rsidP="003B443D">
      <w:pPr>
        <w:pStyle w:val="ListParagraph"/>
        <w:numPr>
          <w:ilvl w:val="1"/>
          <w:numId w:val="18"/>
        </w:numPr>
      </w:pPr>
      <w:r>
        <w:t>Defaults to null</w:t>
      </w:r>
    </w:p>
    <w:p w14:paraId="7BFBE8F0" w14:textId="77777777" w:rsidR="003B443D" w:rsidRDefault="003B443D" w:rsidP="003B443D">
      <w:pPr>
        <w:pStyle w:val="ListParagraph"/>
        <w:numPr>
          <w:ilvl w:val="0"/>
          <w:numId w:val="18"/>
        </w:numPr>
      </w:pPr>
      <w:r>
        <w:t>String approvalStates</w:t>
      </w:r>
    </w:p>
    <w:p w14:paraId="0A244803" w14:textId="77777777" w:rsidR="003B443D" w:rsidRDefault="003B443D" w:rsidP="003B443D">
      <w:pPr>
        <w:pStyle w:val="ListParagraph"/>
        <w:numPr>
          <w:ilvl w:val="1"/>
          <w:numId w:val="18"/>
        </w:numPr>
      </w:pPr>
      <w:r>
        <w:t>Filters occurrences by approval state</w:t>
      </w:r>
    </w:p>
    <w:p w14:paraId="2CEB4247" w14:textId="77777777" w:rsidR="003B443D" w:rsidRDefault="003B443D" w:rsidP="003B443D">
      <w:pPr>
        <w:pStyle w:val="ListParagraph"/>
        <w:numPr>
          <w:ilvl w:val="1"/>
          <w:numId w:val="18"/>
        </w:numPr>
      </w:pPr>
      <w:r>
        <w:t>Should be a list of strings separated by commas</w:t>
      </w:r>
    </w:p>
    <w:p w14:paraId="585A778E" w14:textId="77777777" w:rsidR="003B443D" w:rsidRDefault="003B443D" w:rsidP="003B443D">
      <w:pPr>
        <w:pStyle w:val="ListParagraph"/>
        <w:numPr>
          <w:ilvl w:val="1"/>
          <w:numId w:val="18"/>
        </w:numPr>
      </w:pPr>
      <w:r>
        <w:t>Defaults to ‘Approved’</w:t>
      </w:r>
    </w:p>
    <w:p w14:paraId="21A973A8" w14:textId="344980E5" w:rsidR="003B443D" w:rsidRDefault="003B443D" w:rsidP="003B443D">
      <w:r>
        <w:t xml:space="preserve">The API call will return a list of ReservationOccurrences, a class </w:t>
      </w:r>
      <w:r w:rsidR="00EA1285">
        <w:t>specifically</w:t>
      </w:r>
      <w:r>
        <w:t xml:space="preserve"> created for this API call that contains the following properties:</w:t>
      </w:r>
    </w:p>
    <w:p w14:paraId="7CC6AB2D" w14:textId="77777777" w:rsidR="003B443D" w:rsidRDefault="003B443D" w:rsidP="003B443D">
      <w:pPr>
        <w:pStyle w:val="ListParagraph"/>
        <w:numPr>
          <w:ilvl w:val="0"/>
          <w:numId w:val="19"/>
        </w:numPr>
      </w:pPr>
      <w:r>
        <w:t>Int ReservationId</w:t>
      </w:r>
    </w:p>
    <w:p w14:paraId="6CA1D18F" w14:textId="77777777" w:rsidR="00DD3436" w:rsidRDefault="00DD3436" w:rsidP="003B443D">
      <w:pPr>
        <w:pStyle w:val="ListParagraph"/>
        <w:numPr>
          <w:ilvl w:val="0"/>
          <w:numId w:val="19"/>
        </w:numPr>
      </w:pPr>
      <w:r>
        <w:t>ReservationType ReservationType</w:t>
      </w:r>
    </w:p>
    <w:p w14:paraId="16F150AA" w14:textId="77777777" w:rsidR="003B443D" w:rsidRDefault="003B443D" w:rsidP="003B443D">
      <w:pPr>
        <w:pStyle w:val="ListParagraph"/>
        <w:numPr>
          <w:ilvl w:val="0"/>
          <w:numId w:val="19"/>
        </w:numPr>
      </w:pPr>
      <w:r>
        <w:t>ReservationApprovalState ApprovalState</w:t>
      </w:r>
    </w:p>
    <w:p w14:paraId="42B04B05" w14:textId="77777777" w:rsidR="003B443D" w:rsidRDefault="003B443D" w:rsidP="003B443D">
      <w:pPr>
        <w:pStyle w:val="ListParagraph"/>
        <w:numPr>
          <w:ilvl w:val="0"/>
          <w:numId w:val="19"/>
        </w:numPr>
      </w:pPr>
      <w:r>
        <w:t>String ReservationName</w:t>
      </w:r>
    </w:p>
    <w:p w14:paraId="003AE0AD" w14:textId="77777777" w:rsidR="003B443D" w:rsidRDefault="003B443D" w:rsidP="003B443D">
      <w:pPr>
        <w:pStyle w:val="ListParagraph"/>
        <w:numPr>
          <w:ilvl w:val="0"/>
          <w:numId w:val="19"/>
        </w:numPr>
      </w:pPr>
      <w:r>
        <w:t>List&lt;ReservationLocation&gt; ReservationLocations</w:t>
      </w:r>
    </w:p>
    <w:p w14:paraId="6DCA08DD" w14:textId="77777777" w:rsidR="003B443D" w:rsidRDefault="003B443D" w:rsidP="003B443D">
      <w:pPr>
        <w:pStyle w:val="ListParagraph"/>
        <w:numPr>
          <w:ilvl w:val="0"/>
          <w:numId w:val="19"/>
        </w:numPr>
      </w:pPr>
      <w:r>
        <w:t>List&lt;ReservationResource&gt; ReservationResources</w:t>
      </w:r>
    </w:p>
    <w:p w14:paraId="7AC2F314" w14:textId="77777777" w:rsidR="003B443D" w:rsidRDefault="003B443D" w:rsidP="003B443D">
      <w:pPr>
        <w:pStyle w:val="ListParagraph"/>
        <w:numPr>
          <w:ilvl w:val="0"/>
          <w:numId w:val="19"/>
        </w:numPr>
      </w:pPr>
      <w:r>
        <w:t>DateTime ReservationStartDateTime</w:t>
      </w:r>
    </w:p>
    <w:p w14:paraId="23F44AF7" w14:textId="77777777" w:rsidR="003B443D" w:rsidRDefault="003B443D" w:rsidP="003B443D">
      <w:pPr>
        <w:pStyle w:val="ListParagraph"/>
        <w:numPr>
          <w:ilvl w:val="0"/>
          <w:numId w:val="19"/>
        </w:numPr>
      </w:pPr>
      <w:r>
        <w:t>DateTime ReservationEndDateTime</w:t>
      </w:r>
    </w:p>
    <w:p w14:paraId="6DECB394" w14:textId="77777777" w:rsidR="003B443D" w:rsidRDefault="003B443D" w:rsidP="003B443D">
      <w:pPr>
        <w:pStyle w:val="ListParagraph"/>
        <w:numPr>
          <w:ilvl w:val="0"/>
          <w:numId w:val="19"/>
        </w:numPr>
      </w:pPr>
      <w:r>
        <w:lastRenderedPageBreak/>
        <w:t>DateTime EventStartDateTime</w:t>
      </w:r>
    </w:p>
    <w:p w14:paraId="2CB22A68" w14:textId="77777777" w:rsidR="003B443D" w:rsidRDefault="003B443D" w:rsidP="003B443D">
      <w:pPr>
        <w:pStyle w:val="ListParagraph"/>
        <w:numPr>
          <w:ilvl w:val="0"/>
          <w:numId w:val="19"/>
        </w:numPr>
      </w:pPr>
      <w:r>
        <w:t>DateTime EventEndDateTime</w:t>
      </w:r>
    </w:p>
    <w:p w14:paraId="4A119226" w14:textId="77777777" w:rsidR="003B443D" w:rsidRDefault="003B443D" w:rsidP="003B443D">
      <w:pPr>
        <w:pStyle w:val="ListParagraph"/>
        <w:numPr>
          <w:ilvl w:val="0"/>
          <w:numId w:val="19"/>
        </w:numPr>
      </w:pPr>
      <w:r>
        <w:t>Int? SetupPhotoId</w:t>
      </w:r>
    </w:p>
    <w:p w14:paraId="1F20A8C1" w14:textId="77777777" w:rsidR="003B443D" w:rsidRDefault="003B443D" w:rsidP="003B443D">
      <w:pPr>
        <w:pStyle w:val="ListParagraph"/>
        <w:numPr>
          <w:ilvl w:val="0"/>
          <w:numId w:val="19"/>
        </w:numPr>
      </w:pPr>
      <w:r>
        <w:t>String Note</w:t>
      </w:r>
    </w:p>
    <w:p w14:paraId="42F6ABA3" w14:textId="77777777" w:rsidR="003B443D" w:rsidRDefault="003B443D" w:rsidP="003B443D">
      <w:pPr>
        <w:pStyle w:val="ListParagraph"/>
        <w:numPr>
          <w:ilvl w:val="0"/>
          <w:numId w:val="19"/>
        </w:numPr>
      </w:pPr>
      <w:r>
        <w:t>Int? NumberAttending</w:t>
      </w:r>
    </w:p>
    <w:p w14:paraId="0C23568C" w14:textId="77777777" w:rsidR="003B443D" w:rsidRDefault="003B443D" w:rsidP="003B443D">
      <w:pPr>
        <w:pStyle w:val="ListParagraph"/>
        <w:numPr>
          <w:ilvl w:val="0"/>
          <w:numId w:val="19"/>
        </w:numPr>
      </w:pPr>
      <w:r>
        <w:t>DateTime? ModifiedDateTime</w:t>
      </w:r>
    </w:p>
    <w:p w14:paraId="42BBF387" w14:textId="77777777" w:rsidR="003B443D" w:rsidRPr="00D432C3" w:rsidRDefault="003B443D" w:rsidP="003B443D">
      <w:pPr>
        <w:pStyle w:val="ListParagraph"/>
        <w:numPr>
          <w:ilvl w:val="0"/>
          <w:numId w:val="19"/>
        </w:numPr>
      </w:pPr>
      <w:r>
        <w:t>Int? ScheduleId</w:t>
      </w:r>
    </w:p>
    <w:p w14:paraId="3F7A6480" w14:textId="77777777" w:rsidR="003B443D" w:rsidRPr="003B443D" w:rsidRDefault="003B443D" w:rsidP="00951250"/>
    <w:p w14:paraId="556E4FE6" w14:textId="4869F5E3" w:rsidR="000A36B0" w:rsidRDefault="000444E6" w:rsidP="000A36B0">
      <w:pPr>
        <w:pStyle w:val="Heading2"/>
      </w:pPr>
      <w:r>
        <w:lastRenderedPageBreak/>
        <w:t>Entity Relationship Diagram</w:t>
      </w:r>
    </w:p>
    <w:p w14:paraId="03FC1CC0" w14:textId="77777777" w:rsidR="000A36B0" w:rsidRPr="000A36B0" w:rsidRDefault="008742CE" w:rsidP="000A36B0">
      <w:r w:rsidRPr="008742CE">
        <w:t xml:space="preserve"> </w:t>
      </w:r>
      <w:r w:rsidR="00DD6CD4" w:rsidRPr="00DD6CD4">
        <w:rPr>
          <w:noProof/>
        </w:rPr>
        <w:drawing>
          <wp:inline distT="0" distB="0" distL="0" distR="0" wp14:anchorId="0EB09086" wp14:editId="26A521AC">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C7B3A" w14:textId="77777777" w:rsidR="00792C66" w:rsidRDefault="00792C66" w:rsidP="00BF2FEA">
      <w:pPr>
        <w:spacing w:after="0" w:line="240" w:lineRule="auto"/>
      </w:pPr>
      <w:r>
        <w:separator/>
      </w:r>
    </w:p>
  </w:endnote>
  <w:endnote w:type="continuationSeparator" w:id="0">
    <w:p w14:paraId="11E7979A" w14:textId="77777777" w:rsidR="00792C66" w:rsidRDefault="00792C66"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22" w:type="pct"/>
      <w:tblCellMar>
        <w:left w:w="0" w:type="dxa"/>
        <w:right w:w="0" w:type="dxa"/>
      </w:tblCellMar>
      <w:tblLook w:val="04A0" w:firstRow="1" w:lastRow="0" w:firstColumn="1" w:lastColumn="0" w:noHBand="0" w:noVBand="1"/>
    </w:tblPr>
    <w:tblGrid>
      <w:gridCol w:w="3782"/>
      <w:gridCol w:w="2158"/>
      <w:gridCol w:w="810"/>
      <w:gridCol w:w="2651"/>
    </w:tblGrid>
    <w:tr w:rsidR="00AC4775" w14:paraId="47A34E36" w14:textId="77777777" w:rsidTr="0068162B">
      <w:tc>
        <w:tcPr>
          <w:tcW w:w="2011" w:type="pct"/>
        </w:tcPr>
        <w:p w14:paraId="5F4DD8D6" w14:textId="77777777" w:rsidR="00AC4775" w:rsidRDefault="00792C66"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14:paraId="488460E2" w14:textId="3A282CD8"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r w:rsidR="002F2530">
            <w:rPr>
              <w:color w:val="5B9BD5" w:themeColor="accent1"/>
              <w:sz w:val="18"/>
              <w:szCs w:val="18"/>
            </w:rPr>
            <w:t>4</w:t>
          </w:r>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r w:rsidR="002F2530">
            <w:rPr>
              <w:color w:val="5B9BD5" w:themeColor="accent1"/>
              <w:sz w:val="18"/>
              <w:szCs w:val="18"/>
            </w:rPr>
            <w:t>–</w:t>
          </w:r>
          <w:r>
            <w:rPr>
              <w:color w:val="5B9BD5" w:themeColor="accent1"/>
              <w:sz w:val="18"/>
              <w:szCs w:val="18"/>
            </w:rPr>
            <w:t xml:space="preserve"> </w:t>
          </w:r>
          <w:r w:rsidR="002F2530">
            <w:rPr>
              <w:color w:val="5B9BD5" w:themeColor="accent1"/>
              <w:sz w:val="18"/>
              <w:szCs w:val="18"/>
            </w:rPr>
            <w:t>8/9/2019</w:t>
          </w:r>
        </w:p>
      </w:tc>
      <w:tc>
        <w:tcPr>
          <w:tcW w:w="431" w:type="pct"/>
        </w:tcPr>
        <w:p w14:paraId="1985A176" w14:textId="77777777" w:rsidR="00AC4775" w:rsidRPr="00066B6B" w:rsidRDefault="00AC4775">
          <w:pPr>
            <w:pStyle w:val="Footer"/>
            <w:tabs>
              <w:tab w:val="clear" w:pos="4680"/>
              <w:tab w:val="clear" w:pos="9360"/>
            </w:tabs>
            <w:rPr>
              <w:color w:val="5B9BD5" w:themeColor="accent1"/>
              <w:sz w:val="18"/>
              <w:szCs w:val="18"/>
            </w:rPr>
          </w:pPr>
        </w:p>
      </w:tc>
      <w:tc>
        <w:tcPr>
          <w:tcW w:w="1410" w:type="pct"/>
        </w:tcPr>
        <w:p w14:paraId="368FD9CD" w14:textId="77777777"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EA1285">
            <w:rPr>
              <w:caps/>
              <w:noProof/>
              <w:color w:val="5B9BD5" w:themeColor="accent1"/>
              <w:sz w:val="18"/>
              <w:szCs w:val="18"/>
            </w:rPr>
            <w:t>23</w:t>
          </w:r>
          <w:r>
            <w:rPr>
              <w:caps/>
              <w:color w:val="5B9BD5" w:themeColor="accent1"/>
              <w:sz w:val="18"/>
              <w:szCs w:val="18"/>
            </w:rPr>
            <w:fldChar w:fldCharType="end"/>
          </w:r>
        </w:p>
      </w:tc>
    </w:tr>
  </w:tbl>
  <w:p w14:paraId="5EFC450F" w14:textId="77777777"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F15FF3" w14:textId="77777777" w:rsidR="00792C66" w:rsidRDefault="00792C66" w:rsidP="00BF2FEA">
      <w:pPr>
        <w:spacing w:after="0" w:line="240" w:lineRule="auto"/>
      </w:pPr>
      <w:r>
        <w:separator/>
      </w:r>
    </w:p>
  </w:footnote>
  <w:footnote w:type="continuationSeparator" w:id="0">
    <w:p w14:paraId="6199B66A" w14:textId="77777777" w:rsidR="00792C66" w:rsidRDefault="00792C66"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662C2"/>
    <w:multiLevelType w:val="hybridMultilevel"/>
    <w:tmpl w:val="F4389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3824"/>
    <w:multiLevelType w:val="hybridMultilevel"/>
    <w:tmpl w:val="514E758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D3F9B"/>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556DD"/>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2072FD"/>
    <w:multiLevelType w:val="hybridMultilevel"/>
    <w:tmpl w:val="93ACD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7"/>
  </w:num>
  <w:num w:numId="4">
    <w:abstractNumId w:val="8"/>
  </w:num>
  <w:num w:numId="5">
    <w:abstractNumId w:val="20"/>
  </w:num>
  <w:num w:numId="6">
    <w:abstractNumId w:val="22"/>
  </w:num>
  <w:num w:numId="7">
    <w:abstractNumId w:val="23"/>
  </w:num>
  <w:num w:numId="8">
    <w:abstractNumId w:val="4"/>
  </w:num>
  <w:num w:numId="9">
    <w:abstractNumId w:val="2"/>
  </w:num>
  <w:num w:numId="10">
    <w:abstractNumId w:val="5"/>
  </w:num>
  <w:num w:numId="11">
    <w:abstractNumId w:val="9"/>
  </w:num>
  <w:num w:numId="12">
    <w:abstractNumId w:val="12"/>
  </w:num>
  <w:num w:numId="13">
    <w:abstractNumId w:val="18"/>
  </w:num>
  <w:num w:numId="14">
    <w:abstractNumId w:val="14"/>
  </w:num>
  <w:num w:numId="15">
    <w:abstractNumId w:val="15"/>
  </w:num>
  <w:num w:numId="16">
    <w:abstractNumId w:val="21"/>
  </w:num>
  <w:num w:numId="17">
    <w:abstractNumId w:val="16"/>
  </w:num>
  <w:num w:numId="18">
    <w:abstractNumId w:val="11"/>
  </w:num>
  <w:num w:numId="19">
    <w:abstractNumId w:val="19"/>
  </w:num>
  <w:num w:numId="20">
    <w:abstractNumId w:val="13"/>
  </w:num>
  <w:num w:numId="21">
    <w:abstractNumId w:val="1"/>
  </w:num>
  <w:num w:numId="22">
    <w:abstractNumId w:val="3"/>
  </w:num>
  <w:num w:numId="23">
    <w:abstractNumId w:val="7"/>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Cavaletto">
    <w15:presenceInfo w15:providerId="AD" w15:userId="S::taylor.cavaletto@bemaservices.com::13f6ef27-60ca-4763-b893-d02cc6650140"/>
  </w15:person>
  <w15:person w15:author="mvhsdn@outlook.com">
    <w15:presenceInfo w15:providerId="Windows Live" w15:userId="92848f8a724518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49"/>
    <w:rsid w:val="00001ACB"/>
    <w:rsid w:val="00041068"/>
    <w:rsid w:val="000444E6"/>
    <w:rsid w:val="00047F7A"/>
    <w:rsid w:val="0005174C"/>
    <w:rsid w:val="00066B6B"/>
    <w:rsid w:val="00075B75"/>
    <w:rsid w:val="00095494"/>
    <w:rsid w:val="00096AE6"/>
    <w:rsid w:val="000A36B0"/>
    <w:rsid w:val="000B60F1"/>
    <w:rsid w:val="000B6D1F"/>
    <w:rsid w:val="000D6A00"/>
    <w:rsid w:val="00113798"/>
    <w:rsid w:val="00150DFF"/>
    <w:rsid w:val="0015397B"/>
    <w:rsid w:val="00175A80"/>
    <w:rsid w:val="00195BED"/>
    <w:rsid w:val="001A77C2"/>
    <w:rsid w:val="001E2F48"/>
    <w:rsid w:val="001E72B8"/>
    <w:rsid w:val="001F009A"/>
    <w:rsid w:val="001F160A"/>
    <w:rsid w:val="001F2F35"/>
    <w:rsid w:val="00200087"/>
    <w:rsid w:val="00204DA5"/>
    <w:rsid w:val="00206EA0"/>
    <w:rsid w:val="00213DDB"/>
    <w:rsid w:val="00247851"/>
    <w:rsid w:val="00251F21"/>
    <w:rsid w:val="0026003E"/>
    <w:rsid w:val="002741A1"/>
    <w:rsid w:val="00281DEA"/>
    <w:rsid w:val="002916F5"/>
    <w:rsid w:val="002A25B2"/>
    <w:rsid w:val="002D0216"/>
    <w:rsid w:val="002F2530"/>
    <w:rsid w:val="00316492"/>
    <w:rsid w:val="003206E5"/>
    <w:rsid w:val="00336C67"/>
    <w:rsid w:val="00351DAF"/>
    <w:rsid w:val="0036369D"/>
    <w:rsid w:val="0036398F"/>
    <w:rsid w:val="0036545A"/>
    <w:rsid w:val="003816B0"/>
    <w:rsid w:val="00385931"/>
    <w:rsid w:val="00392858"/>
    <w:rsid w:val="003B27C5"/>
    <w:rsid w:val="003B2A39"/>
    <w:rsid w:val="003B443D"/>
    <w:rsid w:val="003E1AAF"/>
    <w:rsid w:val="003F6700"/>
    <w:rsid w:val="00405A90"/>
    <w:rsid w:val="004312B8"/>
    <w:rsid w:val="00431D8A"/>
    <w:rsid w:val="0044420A"/>
    <w:rsid w:val="00457151"/>
    <w:rsid w:val="004665EA"/>
    <w:rsid w:val="00467062"/>
    <w:rsid w:val="004A3DD2"/>
    <w:rsid w:val="004C384B"/>
    <w:rsid w:val="004D6B0C"/>
    <w:rsid w:val="004F380A"/>
    <w:rsid w:val="0050680A"/>
    <w:rsid w:val="005544AF"/>
    <w:rsid w:val="005C73E4"/>
    <w:rsid w:val="005D0CDD"/>
    <w:rsid w:val="005D5152"/>
    <w:rsid w:val="005D7CCF"/>
    <w:rsid w:val="005E3BEC"/>
    <w:rsid w:val="00602486"/>
    <w:rsid w:val="0060724A"/>
    <w:rsid w:val="006302FD"/>
    <w:rsid w:val="00631A49"/>
    <w:rsid w:val="00635BC2"/>
    <w:rsid w:val="0064673A"/>
    <w:rsid w:val="006558C5"/>
    <w:rsid w:val="00680928"/>
    <w:rsid w:val="0068162B"/>
    <w:rsid w:val="00692F40"/>
    <w:rsid w:val="006934BC"/>
    <w:rsid w:val="00695771"/>
    <w:rsid w:val="006D5186"/>
    <w:rsid w:val="007044A3"/>
    <w:rsid w:val="00737904"/>
    <w:rsid w:val="007441A3"/>
    <w:rsid w:val="0075693F"/>
    <w:rsid w:val="00757167"/>
    <w:rsid w:val="00760418"/>
    <w:rsid w:val="0076061A"/>
    <w:rsid w:val="0077516A"/>
    <w:rsid w:val="00775A82"/>
    <w:rsid w:val="007853D9"/>
    <w:rsid w:val="00792C66"/>
    <w:rsid w:val="007950A5"/>
    <w:rsid w:val="00796442"/>
    <w:rsid w:val="007A42FA"/>
    <w:rsid w:val="007B44B4"/>
    <w:rsid w:val="007C3C6C"/>
    <w:rsid w:val="007C731B"/>
    <w:rsid w:val="007E3B0C"/>
    <w:rsid w:val="007F14AE"/>
    <w:rsid w:val="00817CF6"/>
    <w:rsid w:val="00827AF6"/>
    <w:rsid w:val="008431B6"/>
    <w:rsid w:val="00843A28"/>
    <w:rsid w:val="00856F74"/>
    <w:rsid w:val="008742CE"/>
    <w:rsid w:val="00876C55"/>
    <w:rsid w:val="00884D66"/>
    <w:rsid w:val="008918BA"/>
    <w:rsid w:val="008934E6"/>
    <w:rsid w:val="008A0415"/>
    <w:rsid w:val="008A29DB"/>
    <w:rsid w:val="008C36DA"/>
    <w:rsid w:val="008C4860"/>
    <w:rsid w:val="008D21BA"/>
    <w:rsid w:val="008F0C37"/>
    <w:rsid w:val="008F23FD"/>
    <w:rsid w:val="008F25A0"/>
    <w:rsid w:val="008F4857"/>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17E47"/>
    <w:rsid w:val="00BA1D44"/>
    <w:rsid w:val="00BA7CED"/>
    <w:rsid w:val="00BB1596"/>
    <w:rsid w:val="00BC5273"/>
    <w:rsid w:val="00BD1036"/>
    <w:rsid w:val="00BD63BD"/>
    <w:rsid w:val="00BF2FEA"/>
    <w:rsid w:val="00C26FC8"/>
    <w:rsid w:val="00C31ED4"/>
    <w:rsid w:val="00C33BE4"/>
    <w:rsid w:val="00C4096D"/>
    <w:rsid w:val="00C57EB5"/>
    <w:rsid w:val="00C64102"/>
    <w:rsid w:val="00C739AF"/>
    <w:rsid w:val="00C7565D"/>
    <w:rsid w:val="00C7785A"/>
    <w:rsid w:val="00C86695"/>
    <w:rsid w:val="00C92756"/>
    <w:rsid w:val="00CB7821"/>
    <w:rsid w:val="00CE3904"/>
    <w:rsid w:val="00CF45F8"/>
    <w:rsid w:val="00CF56F1"/>
    <w:rsid w:val="00CF6802"/>
    <w:rsid w:val="00D10454"/>
    <w:rsid w:val="00D20770"/>
    <w:rsid w:val="00D2215C"/>
    <w:rsid w:val="00D33519"/>
    <w:rsid w:val="00D432C3"/>
    <w:rsid w:val="00D607A3"/>
    <w:rsid w:val="00D806CA"/>
    <w:rsid w:val="00D85276"/>
    <w:rsid w:val="00D90997"/>
    <w:rsid w:val="00D9329A"/>
    <w:rsid w:val="00DB367E"/>
    <w:rsid w:val="00DD3436"/>
    <w:rsid w:val="00DD4337"/>
    <w:rsid w:val="00DD6A0B"/>
    <w:rsid w:val="00DD6CD4"/>
    <w:rsid w:val="00DE08A7"/>
    <w:rsid w:val="00DE4905"/>
    <w:rsid w:val="00DF5300"/>
    <w:rsid w:val="00E311A7"/>
    <w:rsid w:val="00E8383E"/>
    <w:rsid w:val="00E90A71"/>
    <w:rsid w:val="00E96E73"/>
    <w:rsid w:val="00EA1285"/>
    <w:rsid w:val="00EB5586"/>
    <w:rsid w:val="00EB6BBF"/>
    <w:rsid w:val="00ED086F"/>
    <w:rsid w:val="00ED6BBA"/>
    <w:rsid w:val="00ED7B1E"/>
    <w:rsid w:val="00EE0025"/>
    <w:rsid w:val="00EE1F25"/>
    <w:rsid w:val="00EF5D5F"/>
    <w:rsid w:val="00F115B0"/>
    <w:rsid w:val="00F236F3"/>
    <w:rsid w:val="00F30BEF"/>
    <w:rsid w:val="00F416AE"/>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FCC68"/>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s://github.com/CentralAZ/Rock-CentralAZ/issues"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CentralAZ/Rock-CentralAZ/tree/central-develop/com.centralaz.RoomManagement/ReportTemplat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4472C4"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A98"/>
    <w:rsid w:val="002C3D4B"/>
    <w:rsid w:val="003E1421"/>
    <w:rsid w:val="00407A98"/>
    <w:rsid w:val="008A08C2"/>
    <w:rsid w:val="008A716D"/>
    <w:rsid w:val="008B1A33"/>
    <w:rsid w:val="009867BE"/>
    <w:rsid w:val="00A57FC5"/>
    <w:rsid w:val="00AE77B9"/>
    <w:rsid w:val="00C03879"/>
    <w:rsid w:val="00C25999"/>
    <w:rsid w:val="00D600AD"/>
    <w:rsid w:val="00DA0AFA"/>
    <w:rsid w:val="00E7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87A3F-BBED-4122-B543-F59DE956A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34</Pages>
  <Words>4826</Words>
  <Characters>27512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32274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dc:creator>
  <cp:keywords/>
  <dc:description/>
  <cp:lastModifiedBy>Taylor Cavaletto</cp:lastModifiedBy>
  <cp:revision>8</cp:revision>
  <cp:lastPrinted>2017-11-22T22:23:00Z</cp:lastPrinted>
  <dcterms:created xsi:type="dcterms:W3CDTF">2019-08-09T23:04:00Z</dcterms:created>
  <dcterms:modified xsi:type="dcterms:W3CDTF">2020-02-13T18:55:00Z</dcterms:modified>
</cp:coreProperties>
</file>