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bookmarkStart w:id="0" w:name="_GoBack"/>
      <w:bookmarkEnd w:id="0"/>
      <w:del w:id="1" w:author="Taylor Cavaletto" w:date="2018-09-14T09:47:00Z">
        <w:r w:rsidDel="00F4209B">
          <w:rPr>
            <w:color w:val="5B9BD5" w:themeColor="accent1"/>
            <w:sz w:val="18"/>
          </w:rPr>
          <w:delText>www</w:delText>
        </w:r>
      </w:del>
      <w:ins w:id="2" w:author="Taylor Cavaletto" w:date="2018-09-14T09:46:00Z">
        <w:r w:rsidR="00F4209B">
          <w:rPr>
            <w:color w:val="5B9BD5" w:themeColor="accent1"/>
            <w:sz w:val="18"/>
          </w:rPr>
          <w:t>rock</w:t>
        </w:r>
      </w:ins>
      <w:r>
        <w:rPr>
          <w:color w:val="5B9BD5" w:themeColor="accent1"/>
          <w:sz w:val="18"/>
        </w:rPr>
        <w:t>.bemaservices.com</w:t>
      </w:r>
    </w:p>
    <w:p w:rsidR="00EA1285" w:rsidRDefault="00EA1285" w:rsidP="00EA1285">
      <w:pPr>
        <w:pStyle w:val="Subtitle"/>
        <w:jc w:val="center"/>
      </w:pPr>
      <w:r>
        <w:t>(formerly of Bricks and Mortar Studio)</w:t>
      </w:r>
    </w:p>
    <w:p w:rsidR="001E2F48" w:rsidDel="00EA1285" w:rsidRDefault="000A36B0" w:rsidP="000A36B0">
      <w:pPr>
        <w:pStyle w:val="Subtitle"/>
        <w:jc w:val="center"/>
        <w:rPr>
          <w:del w:id="3" w:author="Nick Airdo" w:date="2018-09-10T19:13:00Z"/>
        </w:rPr>
      </w:pPr>
      <w:del w:id="4"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5" w:author="Nick Airdo" w:date="2018-09-10T19:13:00Z"/>
        </w:rPr>
      </w:pPr>
      <w:del w:id="6" w:author="Nick Airdo" w:date="2018-09-10T19:13:00Z">
        <w:r w:rsidDel="00EA1285">
          <w:delText xml:space="preserve">&amp; </w:delText>
        </w:r>
      </w:del>
    </w:p>
    <w:p w:rsidR="000A36B0" w:rsidRPr="001E2F48" w:rsidDel="00EA1285" w:rsidRDefault="000A36B0" w:rsidP="000A36B0">
      <w:pPr>
        <w:pStyle w:val="Subtitle"/>
        <w:jc w:val="center"/>
        <w:rPr>
          <w:del w:id="7" w:author="Nick Airdo" w:date="2018-09-10T19:13:00Z"/>
          <w:color w:val="5B9BD5" w:themeColor="accent1"/>
        </w:rPr>
      </w:pPr>
      <w:del w:id="8"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p>
    <w:p w:rsidR="00041068" w:rsidRDefault="00041068" w:rsidP="00041068">
      <w:del w:id="9" w:author="Taylor Cavaletto" w:date="2018-09-10T13:31:00Z">
        <w:r w:rsidDel="004A3DD2">
          <w:delText>So</w:delText>
        </w:r>
      </w:del>
      <w:ins w:id="10"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11" w:author="Taylor Cavaletto" w:date="2018-09-10T13:31:00Z">
        <w:r w:rsidDel="004A3DD2">
          <w:rPr>
            <w:rStyle w:val="NoteCallout1Char"/>
          </w:rPr>
          <w:delText>printing, or</w:delText>
        </w:r>
      </w:del>
      <w:ins w:id="12" w:author="Taylor Cavaletto" w:date="2018-09-10T13:31:00Z">
        <w:r w:rsidR="004A3DD2">
          <w:rPr>
            <w:rStyle w:val="NoteCallout1Char"/>
          </w:rPr>
          <w:t>printing or</w:t>
        </w:r>
      </w:ins>
      <w:r>
        <w:rPr>
          <w:rStyle w:val="NoteCallout1Char"/>
        </w:rPr>
        <w:t xml:space="preserve"> create your own using the new Lava Template.</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lastRenderedPageBreak/>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lastRenderedPageBreak/>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lastRenderedPageBreak/>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lastRenderedPageBreak/>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 xml:space="preserve">If this resource is on a </w:t>
      </w:r>
      <w:proofErr w:type="gramStart"/>
      <w:r>
        <w:t>particular campus</w:t>
      </w:r>
      <w:proofErr w:type="gramEnd"/>
      <w:r>
        <w:t>,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lastRenderedPageBreak/>
        <w:t>Reservation Types</w:t>
      </w:r>
    </w:p>
    <w:p w:rsidR="0077516A" w:rsidRPr="0076061A" w:rsidRDefault="0077516A" w:rsidP="005D5152">
      <w:r>
        <w:t xml:space="preserve">Here you can view and add to the configured Reservation Types. </w:t>
      </w:r>
      <w:r w:rsidR="001F009A">
        <w:t>As of 1.3.0,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13"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14" w:author="Taylor Cavaletto" w:date="2018-09-10T13:41:00Z"/>
        </w:rPr>
      </w:pPr>
    </w:p>
    <w:p w:rsidR="00900E40" w:rsidRDefault="00900E40">
      <w:pPr>
        <w:pStyle w:val="Heading2"/>
      </w:pPr>
      <w:r>
        <w:t xml:space="preserve">Reservation </w:t>
      </w:r>
      <w:r w:rsidR="001F009A">
        <w:t>Type Detail</w:t>
      </w:r>
    </w:p>
    <w:p w:rsidR="004A3DD2" w:rsidRDefault="00900E40">
      <w:pPr>
        <w:keepNext/>
        <w:rPr>
          <w:ins w:id="15" w:author="Taylor Cavaletto" w:date="2018-09-10T13:35:00Z"/>
        </w:rPr>
      </w:pPr>
      <w:r>
        <w:t xml:space="preserve">Here you can fine-tune all </w:t>
      </w:r>
      <w:r w:rsidR="001F009A">
        <w:t>the settings for your reservation types</w:t>
      </w:r>
      <w:ins w:id="16" w:author="Taylor Cavaletto" w:date="2018-09-10T13:34:00Z">
        <w:r w:rsidR="004A3DD2">
          <w:t>, as well as edit security for them.</w:t>
        </w:r>
      </w:ins>
      <w:ins w:id="17" w:author="Taylor Cavaletto" w:date="2018-09-10T16:07:00Z">
        <w:r w:rsidR="0097285F">
          <w:t xml:space="preserve"> Editing security on a reservation type</w:t>
        </w:r>
      </w:ins>
      <w:ins w:id="18" w:author="Taylor Cavaletto" w:date="2018-09-10T13:37:00Z">
        <w:r w:rsidR="004A3DD2">
          <w:t xml:space="preserve"> focuses on who can edit the reservations, and works </w:t>
        </w:r>
      </w:ins>
      <w:ins w:id="19" w:author="Taylor Cavaletto" w:date="2018-09-10T13:35:00Z">
        <w:r w:rsidR="004A3DD2">
          <w:t>as follows:</w:t>
        </w:r>
      </w:ins>
    </w:p>
    <w:p w:rsidR="00900E40" w:rsidRDefault="004A3DD2" w:rsidP="004A3DD2">
      <w:pPr>
        <w:pStyle w:val="ListParagraph"/>
        <w:keepNext/>
        <w:numPr>
          <w:ilvl w:val="0"/>
          <w:numId w:val="21"/>
        </w:numPr>
        <w:rPr>
          <w:ins w:id="20" w:author="Taylor Cavaletto" w:date="2018-09-10T13:36:00Z"/>
        </w:rPr>
      </w:pPr>
      <w:ins w:id="21" w:author="Taylor Cavaletto" w:date="2018-09-10T13:36:00Z">
        <w:r>
          <w:rPr>
            <w:b/>
          </w:rPr>
          <w:t xml:space="preserve">View Access: </w:t>
        </w:r>
        <w:r>
          <w:t xml:space="preserve"> A user can only view these reservations</w:t>
        </w:r>
      </w:ins>
      <w:del w:id="22" w:author="Taylor Cavaletto" w:date="2018-09-10T13:34:00Z">
        <w:r w:rsidR="001F009A" w:rsidDel="004A3DD2">
          <w:delText>.</w:delText>
        </w:r>
      </w:del>
    </w:p>
    <w:p w:rsidR="004A3DD2" w:rsidRDefault="004A3DD2" w:rsidP="004A3DD2">
      <w:pPr>
        <w:pStyle w:val="ListParagraph"/>
        <w:keepNext/>
        <w:numPr>
          <w:ilvl w:val="0"/>
          <w:numId w:val="21"/>
        </w:numPr>
        <w:rPr>
          <w:ins w:id="23" w:author="Taylor Cavaletto" w:date="2018-09-10T13:38:00Z"/>
        </w:rPr>
      </w:pPr>
      <w:ins w:id="24" w:author="Taylor Cavaletto" w:date="2018-09-10T13:36:00Z">
        <w:r>
          <w:rPr>
            <w:b/>
          </w:rPr>
          <w:t>Edit Access:</w:t>
        </w:r>
        <w:r>
          <w:t xml:space="preserve"> A user can create </w:t>
        </w:r>
      </w:ins>
      <w:ins w:id="25" w:author="Taylor Cavaletto" w:date="2018-09-10T13:39:00Z">
        <w:r>
          <w:t>reservations but</w:t>
        </w:r>
      </w:ins>
      <w:ins w:id="26" w:author="Taylor Cavaletto" w:date="2018-09-10T13:36:00Z">
        <w:r>
          <w:t xml:space="preserve"> can only edit reservations </w:t>
        </w:r>
      </w:ins>
      <w:ins w:id="27" w:author="Taylor Cavaletto" w:date="2018-09-10T13:37:00Z">
        <w:r>
          <w:t xml:space="preserve">that they created or that they are the administrative contact </w:t>
        </w:r>
      </w:ins>
      <w:ins w:id="28" w:author="Taylor Cavaletto" w:date="2018-09-10T13:38:00Z">
        <w:r>
          <w:t>for.</w:t>
        </w:r>
      </w:ins>
    </w:p>
    <w:p w:rsidR="004A3DD2" w:rsidRPr="00900E40" w:rsidRDefault="004A3DD2">
      <w:pPr>
        <w:pStyle w:val="ListParagraph"/>
        <w:keepNext/>
        <w:numPr>
          <w:ilvl w:val="0"/>
          <w:numId w:val="21"/>
        </w:numPr>
        <w:pPrChange w:id="29" w:author="Taylor Cavaletto" w:date="2018-09-10T13:36:00Z">
          <w:pPr>
            <w:keepNext/>
          </w:pPr>
        </w:pPrChange>
      </w:pPr>
      <w:ins w:id="30" w:author="Taylor Cavaletto" w:date="2018-09-10T13:38:00Z">
        <w:r>
          <w:rPr>
            <w:b/>
          </w:rPr>
          <w:t xml:space="preserve">Administrate Access: </w:t>
        </w:r>
        <w:r>
          <w:t>A user can edit any reservations of this</w:t>
        </w:r>
      </w:ins>
      <w:ins w:id="31" w:author="Taylor Cavaletto" w:date="2018-09-10T13:39:00Z">
        <w:r>
          <w:t xml:space="preserve"> type. By default, people in the Staff and Staff-Like Security Roles have this level of access</w:t>
        </w:r>
      </w:ins>
      <w:ins w:id="32" w:author="Taylor Cavaletto" w:date="2018-09-14T07:26:00Z">
        <w:r w:rsidR="00BC3E7E">
          <w:t xml:space="preserve"> in order to maintain existing fu</w:t>
        </w:r>
      </w:ins>
      <w:ins w:id="33" w:author="Taylor Cavaletto" w:date="2018-09-14T07:27:00Z">
        <w:r w:rsidR="00BC3E7E">
          <w:t>nctionality from previous versions.</w:t>
        </w:r>
      </w:ins>
    </w:p>
    <w:p w:rsidR="00D33519" w:rsidRDefault="00D33519" w:rsidP="00900E40">
      <w:pPr>
        <w:rPr>
          <w:ins w:id="34" w:author="Taylor Cavaletto" w:date="2018-09-10T14:38:00Z"/>
        </w:rPr>
      </w:pPr>
    </w:p>
    <w:p w:rsidR="00900E40" w:rsidRDefault="0076061A" w:rsidP="00900E40">
      <w:r>
        <w:rPr>
          <w:noProof/>
        </w:rPr>
        <w:lastRenderedPageBreak/>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35"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lastRenderedPageBreak/>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36"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37" w:author="Taylor Cavaletto" w:date="2018-09-10T13:41:00Z">
        <w:r w:rsidRPr="00EE0025" w:rsidDel="008934E6">
          <w:delText>partic</w:delText>
        </w:r>
      </w:del>
      <w:ins w:id="38" w:author="Taylor Cavaletto" w:date="2018-09-10T13:41:00Z">
        <w:r w:rsidR="008934E6">
          <w:t xml:space="preserve">particular </w:t>
        </w:r>
      </w:ins>
      <w:del w:id="39" w:author="Taylor Cavaletto" w:date="2018-09-10T13:41:00Z">
        <w:r w:rsidRPr="00EE0025" w:rsidDel="008934E6">
          <w:delText>ular setup</w:delText>
        </w:r>
      </w:del>
      <w:ins w:id="40"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lastRenderedPageBreak/>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lastRenderedPageBreak/>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w:t>
            </w:r>
            <w:proofErr w:type="gramStart"/>
            <w:r w:rsidRPr="008C4860">
              <w:t>particular group</w:t>
            </w:r>
            <w:proofErr w:type="gramEnd"/>
            <w:r w:rsidRPr="008C4860">
              <w:t xml:space="preserve">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w:t>
            </w:r>
            <w:proofErr w:type="gramStart"/>
            <w:r w:rsidRPr="008C4860">
              <w:t>particular group</w:t>
            </w:r>
            <w:proofErr w:type="gramEnd"/>
            <w:r w:rsidRPr="008C4860">
              <w:t xml:space="preserve">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w:t>
            </w:r>
            <w:proofErr w:type="gramStart"/>
            <w:r w:rsidR="00BB1596">
              <w:t>particular group</w:t>
            </w:r>
            <w:proofErr w:type="gramEnd"/>
            <w:r w:rsidR="00BB1596">
              <w:t xml:space="preserve">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lastRenderedPageBreak/>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w:t>
      </w:r>
      <w:proofErr w:type="gramStart"/>
      <w:r w:rsidR="00E90A71">
        <w:t>approval, and</w:t>
      </w:r>
      <w:proofErr w:type="gramEnd"/>
      <w:r w:rsidR="00E90A71">
        <w:t xml:space="preserve">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lastRenderedPageBreak/>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2">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lastRenderedPageBreak/>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w:t>
      </w:r>
      <w:proofErr w:type="gramStart"/>
      <w:r w:rsidR="00DD6A0B">
        <w:t>above</w:t>
      </w:r>
      <w:r>
        <w:t>, and</w:t>
      </w:r>
      <w:proofErr w:type="gramEnd"/>
      <w:r>
        <w:t xml:space="preserve"> sends an email to the Event Contact that a reservation they are in charge of is</w:t>
      </w:r>
      <w:r w:rsidR="00680928">
        <w:t xml:space="preserve"> occurring that day.</w:t>
      </w:r>
    </w:p>
    <w:p w:rsidR="007A42FA" w:rsidRDefault="00843A28" w:rsidP="00843A28">
      <w:pPr>
        <w:pStyle w:val="Heading1"/>
      </w:pPr>
      <w:r>
        <w:t>Report Templates</w:t>
      </w:r>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3"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rsidR="00BA1D44" w:rsidRDefault="00757167" w:rsidP="00BA1D44">
      <w:r>
        <w:rPr>
          <w:noProof/>
        </w:rPr>
        <w:lastRenderedPageBreak/>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w:t>
      </w:r>
      <w:proofErr w:type="spellStart"/>
      <w:r>
        <w:t>ReservationLava</w:t>
      </w:r>
      <w:proofErr w:type="spellEnd"/>
      <w:r>
        <w:t xml:space="preserve">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lastRenderedPageBreak/>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lastRenderedPageBreak/>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w:t>
      </w:r>
      <w:proofErr w:type="gramStart"/>
      <w:r>
        <w:t>particular team</w:t>
      </w:r>
      <w:proofErr w:type="gramEnd"/>
      <w:r>
        <w:t xml:space="preserve">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rsidR="001F2F35" w:rsidRDefault="00BB1596" w:rsidP="00066B6B">
      <w:pPr>
        <w:pStyle w:val="Heading1"/>
        <w:pageBreakBefore/>
      </w:pPr>
      <w:r>
        <w:lastRenderedPageBreak/>
        <w:t>Reporting Bugs</w:t>
      </w:r>
    </w:p>
    <w:p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27" w:history="1">
        <w:r w:rsidRPr="00A85EEE">
          <w:rPr>
            <w:rStyle w:val="Hyperlink"/>
          </w:rPr>
          <w:t>https://github.com/CentralAZ/Rock-CentralAZ/issues</w:t>
        </w:r>
      </w:hyperlink>
    </w:p>
    <w:p w:rsidR="00BB1596" w:rsidRPr="00BB1596" w:rsidRDefault="00BB1596">
      <w:r>
        <w:t>Simply prefix your issue with “[RR]” for Resource Reservation.</w:t>
      </w:r>
    </w:p>
    <w:p w:rsidR="000A36B0" w:rsidRDefault="000A36B0" w:rsidP="00951250">
      <w:pPr>
        <w:pStyle w:val="Heading1"/>
        <w:pageBreakBefore/>
      </w:pPr>
      <w:r>
        <w:lastRenderedPageBreak/>
        <w:t>Developer Appendixes</w:t>
      </w:r>
    </w:p>
    <w:p w:rsidR="003B443D" w:rsidRDefault="003B443D" w:rsidP="00951250">
      <w:pPr>
        <w:pStyle w:val="Heading2"/>
      </w:pPr>
      <w:r>
        <w:t>API Calls</w:t>
      </w:r>
    </w:p>
    <w:p w:rsidR="003B443D" w:rsidRDefault="003B443D" w:rsidP="003B443D">
      <w:pPr>
        <w:pStyle w:val="Heading2"/>
      </w:pPr>
      <w:r>
        <w:t>~/</w:t>
      </w:r>
      <w:proofErr w:type="spellStart"/>
      <w:r>
        <w:t>api</w:t>
      </w:r>
      <w:proofErr w:type="spellEnd"/>
      <w:r>
        <w:t>/Reservations/</w:t>
      </w:r>
      <w:proofErr w:type="spellStart"/>
      <w:r>
        <w:t>GetReservationOccurrences</w:t>
      </w:r>
      <w:proofErr w:type="spellEnd"/>
    </w:p>
    <w:p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 xml:space="preserve">String </w:t>
      </w:r>
      <w:proofErr w:type="spellStart"/>
      <w:r>
        <w:t>reservationTypeIds</w:t>
      </w:r>
      <w:proofErr w:type="spellEnd"/>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 xml:space="preserve">String </w:t>
      </w:r>
      <w:proofErr w:type="spellStart"/>
      <w:r>
        <w:t>reservationIds</w:t>
      </w:r>
      <w:proofErr w:type="spellEnd"/>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locationIds</w:t>
      </w:r>
      <w:proofErr w:type="spellEnd"/>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resourceIds</w:t>
      </w:r>
      <w:proofErr w:type="spellEnd"/>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approvalStates</w:t>
      </w:r>
      <w:proofErr w:type="spellEnd"/>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w:t>
      </w:r>
      <w:proofErr w:type="spellStart"/>
      <w:r>
        <w:t>ReservationOccurrences</w:t>
      </w:r>
      <w:proofErr w:type="spellEnd"/>
      <w:r>
        <w:t xml:space="preserve">, a class </w:t>
      </w:r>
      <w:del w:id="41" w:author="Nick Airdo" w:date="2018-09-10T19:15:00Z">
        <w:r w:rsidDel="00EA1285">
          <w:delText>specificly</w:delText>
        </w:r>
      </w:del>
      <w:ins w:id="42"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r>
        <w:t xml:space="preserve">Int </w:t>
      </w:r>
      <w:proofErr w:type="spellStart"/>
      <w:r>
        <w:t>ReservationId</w:t>
      </w:r>
      <w:proofErr w:type="spellEnd"/>
    </w:p>
    <w:p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rsidR="003B443D" w:rsidRDefault="003B443D" w:rsidP="003B443D">
      <w:pPr>
        <w:pStyle w:val="ListParagraph"/>
        <w:numPr>
          <w:ilvl w:val="0"/>
          <w:numId w:val="19"/>
        </w:numPr>
      </w:pPr>
      <w:r>
        <w:t xml:space="preserve">String </w:t>
      </w:r>
      <w:proofErr w:type="spellStart"/>
      <w:r>
        <w:t>ReservationName</w:t>
      </w:r>
      <w:proofErr w:type="spellEnd"/>
    </w:p>
    <w:p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rsidR="003B443D" w:rsidRDefault="003B443D" w:rsidP="003B443D">
      <w:pPr>
        <w:pStyle w:val="ListParagraph"/>
        <w:numPr>
          <w:ilvl w:val="0"/>
          <w:numId w:val="19"/>
        </w:numPr>
      </w:pPr>
      <w:r>
        <w:t xml:space="preserve">Int? </w:t>
      </w:r>
      <w:proofErr w:type="spellStart"/>
      <w:r>
        <w:t>SetupPhotoId</w:t>
      </w:r>
      <w:proofErr w:type="spellEnd"/>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 xml:space="preserve">Int? </w:t>
      </w:r>
      <w:proofErr w:type="spellStart"/>
      <w:r>
        <w:t>NumberAttending</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rsidR="003B443D" w:rsidRPr="00D432C3" w:rsidRDefault="003B443D" w:rsidP="003B443D">
      <w:pPr>
        <w:pStyle w:val="ListParagraph"/>
        <w:numPr>
          <w:ilvl w:val="0"/>
          <w:numId w:val="19"/>
        </w:numPr>
      </w:pPr>
      <w:r>
        <w:t xml:space="preserve">Int? </w:t>
      </w:r>
      <w:proofErr w:type="spellStart"/>
      <w:r>
        <w:t>ScheduleId</w:t>
      </w:r>
      <w:proofErr w:type="spellEnd"/>
    </w:p>
    <w:p w:rsidR="003B443D" w:rsidRPr="003B443D" w:rsidRDefault="003B443D" w:rsidP="00951250"/>
    <w:p w:rsidR="000A36B0" w:rsidRDefault="000A36B0" w:rsidP="000A36B0">
      <w:pPr>
        <w:pStyle w:val="Heading2"/>
      </w:pPr>
      <w:del w:id="43" w:author="Nick Airdo" w:date="2018-09-10T19:12:00Z">
        <w:r w:rsidDel="000444E6">
          <w:lastRenderedPageBreak/>
          <w:delText xml:space="preserve">Model </w:delText>
        </w:r>
      </w:del>
      <w:ins w:id="44" w:author="Nick Airdo" w:date="2018-09-10T19:12:00Z">
        <w:r w:rsidR="000444E6">
          <w:t>Entity Relationship Diagram</w:t>
        </w:r>
      </w:ins>
      <w:del w:id="45"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233" w:rsidRDefault="00567233" w:rsidP="00BF2FEA">
      <w:pPr>
        <w:spacing w:after="0" w:line="240" w:lineRule="auto"/>
      </w:pPr>
      <w:r>
        <w:separator/>
      </w:r>
    </w:p>
  </w:endnote>
  <w:endnote w:type="continuationSeparator" w:id="0">
    <w:p w:rsidR="00567233" w:rsidRDefault="00567233"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567233"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46" w:author="Taylor Cavaletto" w:date="2018-09-14T09:46:00Z">
            <w:r w:rsidR="00F4209B">
              <w:rPr>
                <w:noProof/>
                <w:color w:val="5B9BD5" w:themeColor="accent1"/>
                <w:sz w:val="18"/>
                <w:szCs w:val="18"/>
              </w:rPr>
              <w:t>9/14/18</w:t>
            </w:r>
          </w:ins>
          <w:ins w:id="47" w:author="Nick Airdo" w:date="2018-09-10T17:57:00Z">
            <w:del w:id="48" w:author="Taylor Cavaletto" w:date="2018-09-14T07:26:00Z">
              <w:r w:rsidR="00796442" w:rsidDel="00BC3E7E">
                <w:rPr>
                  <w:noProof/>
                  <w:color w:val="5B9BD5" w:themeColor="accent1"/>
                  <w:sz w:val="18"/>
                  <w:szCs w:val="18"/>
                </w:rPr>
                <w:delText>9/10/18</w:delText>
              </w:r>
            </w:del>
          </w:ins>
          <w:del w:id="49" w:author="Taylor Cavaletto" w:date="2018-09-14T07:26:00Z">
            <w:r w:rsidR="005D5152" w:rsidDel="00BC3E7E">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12A4D">
            <w:rPr>
              <w:caps/>
              <w:noProof/>
              <w:color w:val="5B9BD5" w:themeColor="accent1"/>
              <w:sz w:val="18"/>
              <w:szCs w:val="18"/>
            </w:rPr>
            <w:t>2</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233" w:rsidRDefault="00567233" w:rsidP="00BF2FEA">
      <w:pPr>
        <w:spacing w:after="0" w:line="240" w:lineRule="auto"/>
      </w:pPr>
      <w:r>
        <w:separator/>
      </w:r>
    </w:p>
  </w:footnote>
  <w:footnote w:type="continuationSeparator" w:id="0">
    <w:p w:rsidR="00567233" w:rsidRDefault="00567233"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ylor Cavaletto">
    <w15:presenceInfo w15:providerId="None" w15:userId="Taylor Cavaletto"/>
  </w15:person>
  <w15:person w15:author="Nick Airdo">
    <w15:presenceInfo w15:providerId="AD" w15:userId="S-1-5-21-322190549-3132941758-3861350036-1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A36B0"/>
    <w:rsid w:val="000B60F1"/>
    <w:rsid w:val="000B6D1F"/>
    <w:rsid w:val="000D6A00"/>
    <w:rsid w:val="00150DFF"/>
    <w:rsid w:val="00195BED"/>
    <w:rsid w:val="001A77C2"/>
    <w:rsid w:val="001E2F48"/>
    <w:rsid w:val="001E72B8"/>
    <w:rsid w:val="001F009A"/>
    <w:rsid w:val="001F160A"/>
    <w:rsid w:val="001F2F35"/>
    <w:rsid w:val="00200087"/>
    <w:rsid w:val="00204DA5"/>
    <w:rsid w:val="00206EA0"/>
    <w:rsid w:val="00213DDB"/>
    <w:rsid w:val="00251F21"/>
    <w:rsid w:val="0026003E"/>
    <w:rsid w:val="002916F5"/>
    <w:rsid w:val="002A25B2"/>
    <w:rsid w:val="00316492"/>
    <w:rsid w:val="003206E5"/>
    <w:rsid w:val="00336C67"/>
    <w:rsid w:val="00351DAF"/>
    <w:rsid w:val="0036398F"/>
    <w:rsid w:val="0036545A"/>
    <w:rsid w:val="003816B0"/>
    <w:rsid w:val="00385931"/>
    <w:rsid w:val="00392858"/>
    <w:rsid w:val="003B27C5"/>
    <w:rsid w:val="003B443D"/>
    <w:rsid w:val="003F6700"/>
    <w:rsid w:val="00405A90"/>
    <w:rsid w:val="004312B8"/>
    <w:rsid w:val="00431D8A"/>
    <w:rsid w:val="004525C5"/>
    <w:rsid w:val="00457151"/>
    <w:rsid w:val="004665EA"/>
    <w:rsid w:val="00467062"/>
    <w:rsid w:val="004A3DD2"/>
    <w:rsid w:val="004C384B"/>
    <w:rsid w:val="004D6B0C"/>
    <w:rsid w:val="004F380A"/>
    <w:rsid w:val="0050680A"/>
    <w:rsid w:val="005544AF"/>
    <w:rsid w:val="00567233"/>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7044A3"/>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A1D44"/>
    <w:rsid w:val="00BB1596"/>
    <w:rsid w:val="00BC3E7E"/>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8383E"/>
    <w:rsid w:val="00E90A71"/>
    <w:rsid w:val="00E96E73"/>
    <w:rsid w:val="00EA1285"/>
    <w:rsid w:val="00EB5586"/>
    <w:rsid w:val="00EB6BBF"/>
    <w:rsid w:val="00ED086F"/>
    <w:rsid w:val="00ED6BBA"/>
    <w:rsid w:val="00EE0025"/>
    <w:rsid w:val="00F236F3"/>
    <w:rsid w:val="00F30BEF"/>
    <w:rsid w:val="00F416AE"/>
    <w:rsid w:val="00F4209B"/>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C2C95"/>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entralAZ/Rock-CentralAZ/tree/central-develop/com.centralaz.RoomManagement/ReportTemplates"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CentralAZ/Rock-CentralAZ/issues"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56445"/>
    <w:rsid w:val="003E1421"/>
    <w:rsid w:val="00407A98"/>
    <w:rsid w:val="008A08C2"/>
    <w:rsid w:val="008A716D"/>
    <w:rsid w:val="00C03879"/>
    <w:rsid w:val="00C25999"/>
    <w:rsid w:val="00D600AD"/>
    <w:rsid w:val="00E76491"/>
    <w:rsid w:val="00FE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14E4A-5500-4039-A9CA-D2AC26DF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Taylor Cavaletto</cp:lastModifiedBy>
  <cp:revision>4</cp:revision>
  <cp:lastPrinted>2017-11-22T22:23:00Z</cp:lastPrinted>
  <dcterms:created xsi:type="dcterms:W3CDTF">2018-09-11T02:20:00Z</dcterms:created>
  <dcterms:modified xsi:type="dcterms:W3CDTF">2018-09-14T16:48:00Z</dcterms:modified>
</cp:coreProperties>
</file>